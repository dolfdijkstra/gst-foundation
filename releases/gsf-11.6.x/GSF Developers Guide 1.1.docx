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A96" w:rsidRDefault="00B81A96" w:rsidP="00C2406D">
      <w:bookmarkStart w:id="0" w:name="_Toc271212390"/>
    </w:p>
    <w:p w:rsidR="00B81A96" w:rsidRDefault="00B81A96" w:rsidP="00C2406D"/>
    <w:p w:rsidR="00B81A96" w:rsidRPr="00C2406D" w:rsidRDefault="00B81A96" w:rsidP="00C2406D"/>
    <w:p w:rsidR="00B81A96" w:rsidRDefault="00B81A96" w:rsidP="00C2406D"/>
    <w:p w:rsidR="00B81A96" w:rsidRDefault="00B81A96" w:rsidP="00C2406D"/>
    <w:p w:rsidR="00B81A96" w:rsidRDefault="00B81A96" w:rsidP="00B81A96"/>
    <w:p w:rsidR="00B81A96" w:rsidRDefault="00B81A96" w:rsidP="00B81A96">
      <w:pPr>
        <w:pStyle w:val="Title"/>
      </w:pPr>
    </w:p>
    <w:p w:rsidR="00B81A96" w:rsidRDefault="000D2547" w:rsidP="00C2406D">
      <w:pPr>
        <w:pStyle w:val="Title"/>
        <w:ind w:left="1701" w:hanging="1701"/>
      </w:pPr>
      <w:del w:id="1" w:author=" Dolf Dijkstra" w:date="2011-03-24T13:22:00Z">
        <w:r w:rsidDel="009A02C6">
          <w:fldChar w:fldCharType="begin"/>
        </w:r>
        <w:r w:rsidR="005637D4" w:rsidDel="009A02C6">
          <w:delInstrText xml:space="preserve"> TITLE  \* MERGEFORMAT </w:delInstrText>
        </w:r>
        <w:r w:rsidDel="009A02C6">
          <w:fldChar w:fldCharType="separate"/>
        </w:r>
        <w:r w:rsidR="00AD364E" w:rsidDel="009A02C6">
          <w:delText>GST Site Foundation Developer's Guide v1.0</w:delText>
        </w:r>
        <w:r w:rsidDel="009A02C6">
          <w:fldChar w:fldCharType="end"/>
        </w:r>
      </w:del>
      <w:bookmarkStart w:id="2" w:name="_GoBack"/>
      <w:bookmarkEnd w:id="2"/>
      <w:ins w:id="3" w:author=" Dolf Dijkstra" w:date="2011-03-24T13:22:00Z">
        <w:r w:rsidR="009A02C6">
          <w:t>1</w:t>
        </w:r>
      </w:ins>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18023F" w:rsidRDefault="0018023F"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jc w:val="right"/>
        <w:rPr>
          <w:szCs w:val="24"/>
        </w:rPr>
      </w:pPr>
      <w:r>
        <w:rPr>
          <w:szCs w:val="24"/>
        </w:rPr>
        <w:t xml:space="preserve">Last Updated: </w:t>
      </w:r>
      <w:r w:rsidR="00EC4B07">
        <w:rPr>
          <w:szCs w:val="24"/>
        </w:rPr>
        <w:t>January</w:t>
      </w:r>
      <w:r w:rsidR="00406D04">
        <w:rPr>
          <w:szCs w:val="24"/>
        </w:rPr>
        <w:t xml:space="preserve"> 28</w:t>
      </w:r>
      <w:r>
        <w:rPr>
          <w:szCs w:val="24"/>
        </w:rPr>
        <w:t>, 201</w:t>
      </w:r>
      <w:r w:rsidR="00406D04">
        <w:rPr>
          <w:szCs w:val="24"/>
        </w:rPr>
        <w:t>1</w:t>
      </w:r>
    </w:p>
    <w:p w:rsidR="00721EE8" w:rsidRDefault="00721EE8" w:rsidP="00B81A96">
      <w:pPr>
        <w:pStyle w:val="NoSpacing"/>
        <w:spacing w:after="80"/>
        <w:ind w:left="1701" w:hanging="1701"/>
        <w:jc w:val="right"/>
        <w:rPr>
          <w:szCs w:val="24"/>
        </w:rPr>
      </w:pPr>
      <w:r>
        <w:rPr>
          <w:szCs w:val="24"/>
        </w:rPr>
        <w:t>Contributors:  Tony Field</w:t>
      </w:r>
      <w:r>
        <w:rPr>
          <w:szCs w:val="24"/>
        </w:rPr>
        <w:br/>
        <w:t>Raman Gill</w:t>
      </w:r>
      <w:r>
        <w:rPr>
          <w:szCs w:val="24"/>
        </w:rPr>
        <w:br/>
        <w:t>Dolf Dijkstra</w:t>
      </w:r>
    </w:p>
    <w:p w:rsidR="00B81A96" w:rsidRDefault="00B81A96" w:rsidP="00B81A96">
      <w:pPr>
        <w:pStyle w:val="NoSpacing"/>
        <w:spacing w:after="80"/>
        <w:ind w:left="1701" w:hanging="1701"/>
        <w:rPr>
          <w:szCs w:val="24"/>
        </w:rPr>
      </w:pPr>
    </w:p>
    <w:p w:rsidR="00B81A96" w:rsidRDefault="00B81A96" w:rsidP="00B62B0D">
      <w:pPr>
        <w:pStyle w:val="NoSpacing"/>
        <w:spacing w:after="80"/>
        <w:rPr>
          <w:szCs w:val="24"/>
        </w:rPr>
      </w:pPr>
    </w:p>
    <w:p w:rsidR="00B81A96" w:rsidRDefault="00B81A96">
      <w:pPr>
        <w:suppressAutoHyphens w:val="0"/>
        <w:rPr>
          <w:szCs w:val="24"/>
        </w:rPr>
        <w:sectPr w:rsidR="00B81A96" w:rsidSect="00C2406D">
          <w:footerReference w:type="even" r:id="rId8"/>
          <w:footerReference w:type="default" r:id="rId9"/>
          <w:pgSz w:w="15840" w:h="12240" w:orient="landscape"/>
          <w:pgMar w:top="720" w:right="1523" w:bottom="720" w:left="1276" w:header="720" w:footer="720" w:gutter="0"/>
          <w:pgNumType w:start="0"/>
          <w:cols w:space="720"/>
          <w:formProt w:val="0"/>
          <w:titlePg/>
          <w:docGrid w:linePitch="240" w:charSpace="36864"/>
        </w:sectPr>
      </w:pPr>
    </w:p>
    <w:bookmarkStart w:id="4" w:name="__RefHeading__1241_1461085060" w:displacedByCustomXml="next"/>
    <w:bookmarkEnd w:id="4" w:displacedByCustomXml="next"/>
    <w:sdt>
      <w:sdtPr>
        <w:rPr>
          <w:rFonts w:ascii="Calibri" w:eastAsia="Arial Unicode MS" w:hAnsi="Calibri" w:cs="Times New Roman"/>
          <w:b w:val="0"/>
          <w:bCs w:val="0"/>
          <w:color w:val="auto"/>
          <w:kern w:val="1"/>
          <w:sz w:val="32"/>
          <w:szCs w:val="32"/>
          <w:lang w:eastAsia="ar-SA"/>
        </w:rPr>
        <w:id w:val="518253469"/>
        <w:docPartObj>
          <w:docPartGallery w:val="Table of Contents"/>
          <w:docPartUnique/>
        </w:docPartObj>
      </w:sdtPr>
      <w:sdtEndPr>
        <w:rPr>
          <w:sz w:val="22"/>
          <w:szCs w:val="22"/>
        </w:rPr>
      </w:sdtEndPr>
      <w:sdtContent>
        <w:p w:rsidR="000C314F" w:rsidRPr="00B62B0D" w:rsidRDefault="000C314F">
          <w:pPr>
            <w:pStyle w:val="TOCHeading"/>
            <w:rPr>
              <w:sz w:val="32"/>
              <w:szCs w:val="32"/>
            </w:rPr>
          </w:pPr>
          <w:r w:rsidRPr="00B62B0D">
            <w:rPr>
              <w:sz w:val="32"/>
              <w:szCs w:val="32"/>
            </w:rPr>
            <w:t>Table of Contents</w:t>
          </w:r>
        </w:p>
        <w:p w:rsidR="00C03C87" w:rsidRDefault="000D2547">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B62B0D">
            <w:rPr>
              <w:sz w:val="20"/>
              <w:szCs w:val="20"/>
            </w:rPr>
            <w:fldChar w:fldCharType="begin"/>
          </w:r>
          <w:r w:rsidR="000C314F" w:rsidRPr="00B62B0D">
            <w:rPr>
              <w:sz w:val="20"/>
              <w:szCs w:val="20"/>
            </w:rPr>
            <w:instrText xml:space="preserve"> TOC \o "1-3" \h \z \u </w:instrText>
          </w:r>
          <w:r w:rsidRPr="00B62B0D">
            <w:rPr>
              <w:sz w:val="20"/>
              <w:szCs w:val="20"/>
            </w:rPr>
            <w:fldChar w:fldCharType="separate"/>
          </w:r>
          <w:r w:rsidR="00C03C87">
            <w:rPr>
              <w:noProof/>
            </w:rPr>
            <w:t>1</w:t>
          </w:r>
          <w:r w:rsidR="00C03C87">
            <w:rPr>
              <w:rFonts w:asciiTheme="minorHAnsi" w:eastAsiaTheme="minorEastAsia" w:hAnsiTheme="minorHAnsi" w:cstheme="minorBidi"/>
              <w:noProof/>
              <w:kern w:val="0"/>
              <w:sz w:val="24"/>
              <w:szCs w:val="24"/>
              <w:lang w:eastAsia="ja-JP"/>
            </w:rPr>
            <w:tab/>
          </w:r>
          <w:r w:rsidR="00C03C87">
            <w:rPr>
              <w:noProof/>
            </w:rPr>
            <w:t>PART I: INSTALLATION</w:t>
          </w:r>
          <w:r w:rsidR="00C03C87">
            <w:rPr>
              <w:noProof/>
            </w:rPr>
            <w:tab/>
          </w:r>
          <w:r>
            <w:rPr>
              <w:noProof/>
            </w:rPr>
            <w:fldChar w:fldCharType="begin"/>
          </w:r>
          <w:r w:rsidR="00C03C87">
            <w:rPr>
              <w:noProof/>
            </w:rPr>
            <w:instrText xml:space="preserve"> PAGEREF _Toc153280333 \h </w:instrText>
          </w:r>
          <w:r>
            <w:rPr>
              <w:noProof/>
            </w:rPr>
          </w:r>
          <w:r>
            <w:rPr>
              <w:noProof/>
            </w:rPr>
            <w:fldChar w:fldCharType="separate"/>
          </w:r>
          <w:r w:rsidR="00406D04">
            <w:rPr>
              <w:noProof/>
            </w:rPr>
            <w:t>2</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1.1</w:t>
          </w:r>
          <w:r>
            <w:rPr>
              <w:rFonts w:asciiTheme="minorHAnsi" w:eastAsiaTheme="minorEastAsia" w:hAnsiTheme="minorHAnsi" w:cstheme="minorBidi"/>
              <w:noProof/>
              <w:kern w:val="0"/>
              <w:sz w:val="24"/>
              <w:szCs w:val="24"/>
              <w:lang w:eastAsia="ja-JP"/>
            </w:rPr>
            <w:tab/>
          </w:r>
          <w:r>
            <w:rPr>
              <w:noProof/>
            </w:rPr>
            <w:t>Introduction</w:t>
          </w:r>
          <w:r>
            <w:rPr>
              <w:noProof/>
            </w:rPr>
            <w:tab/>
          </w:r>
          <w:r w:rsidR="000D2547">
            <w:rPr>
              <w:noProof/>
            </w:rPr>
            <w:fldChar w:fldCharType="begin"/>
          </w:r>
          <w:r>
            <w:rPr>
              <w:noProof/>
            </w:rPr>
            <w:instrText xml:space="preserve"> PAGEREF _Toc153280334 \h </w:instrText>
          </w:r>
          <w:r w:rsidR="000D2547">
            <w:rPr>
              <w:noProof/>
            </w:rPr>
          </w:r>
          <w:r w:rsidR="000D2547">
            <w:rPr>
              <w:noProof/>
            </w:rPr>
            <w:fldChar w:fldCharType="separate"/>
          </w:r>
          <w:r w:rsidR="00406D04">
            <w:rPr>
              <w:noProof/>
            </w:rPr>
            <w:t>3</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1.2</w:t>
          </w:r>
          <w:r>
            <w:rPr>
              <w:rFonts w:asciiTheme="minorHAnsi" w:eastAsiaTheme="minorEastAsia" w:hAnsiTheme="minorHAnsi" w:cstheme="minorBidi"/>
              <w:noProof/>
              <w:kern w:val="0"/>
              <w:sz w:val="24"/>
              <w:szCs w:val="24"/>
              <w:lang w:eastAsia="ja-JP"/>
            </w:rPr>
            <w:tab/>
          </w:r>
          <w:r>
            <w:rPr>
              <w:noProof/>
            </w:rPr>
            <w:t>Further Reading</w:t>
          </w:r>
          <w:r>
            <w:rPr>
              <w:noProof/>
            </w:rPr>
            <w:tab/>
          </w:r>
          <w:r w:rsidR="000D2547">
            <w:rPr>
              <w:noProof/>
            </w:rPr>
            <w:fldChar w:fldCharType="begin"/>
          </w:r>
          <w:r>
            <w:rPr>
              <w:noProof/>
            </w:rPr>
            <w:instrText xml:space="preserve"> PAGEREF _Toc153280335 \h </w:instrText>
          </w:r>
          <w:r w:rsidR="000D2547">
            <w:rPr>
              <w:noProof/>
            </w:rPr>
          </w:r>
          <w:r w:rsidR="000D2547">
            <w:rPr>
              <w:noProof/>
            </w:rPr>
            <w:fldChar w:fldCharType="separate"/>
          </w:r>
          <w:r w:rsidR="00406D04">
            <w:rPr>
              <w:noProof/>
            </w:rPr>
            <w:t>4</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1.3</w:t>
          </w:r>
          <w:r>
            <w:rPr>
              <w:rFonts w:asciiTheme="minorHAnsi" w:eastAsiaTheme="minorEastAsia" w:hAnsiTheme="minorHAnsi" w:cstheme="minorBidi"/>
              <w:noProof/>
              <w:kern w:val="0"/>
              <w:sz w:val="24"/>
              <w:szCs w:val="24"/>
              <w:lang w:eastAsia="ja-JP"/>
            </w:rPr>
            <w:tab/>
          </w:r>
          <w:r>
            <w:rPr>
              <w:noProof/>
            </w:rPr>
            <w:t>Install and configure Content Server</w:t>
          </w:r>
          <w:r>
            <w:rPr>
              <w:noProof/>
            </w:rPr>
            <w:tab/>
          </w:r>
          <w:r w:rsidR="000D2547">
            <w:rPr>
              <w:noProof/>
            </w:rPr>
            <w:fldChar w:fldCharType="begin"/>
          </w:r>
          <w:r>
            <w:rPr>
              <w:noProof/>
            </w:rPr>
            <w:instrText xml:space="preserve"> PAGEREF _Toc153280336 \h </w:instrText>
          </w:r>
          <w:r w:rsidR="000D2547">
            <w:rPr>
              <w:noProof/>
            </w:rPr>
          </w:r>
          <w:r w:rsidR="000D2547">
            <w:rPr>
              <w:noProof/>
            </w:rPr>
            <w:fldChar w:fldCharType="separate"/>
          </w:r>
          <w:r w:rsidR="00406D04">
            <w:rPr>
              <w:noProof/>
            </w:rPr>
            <w:t>5</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1.4</w:t>
          </w:r>
          <w:r>
            <w:rPr>
              <w:rFonts w:asciiTheme="minorHAnsi" w:eastAsiaTheme="minorEastAsia" w:hAnsiTheme="minorHAnsi" w:cstheme="minorBidi"/>
              <w:noProof/>
              <w:kern w:val="0"/>
              <w:sz w:val="24"/>
              <w:szCs w:val="24"/>
              <w:lang w:eastAsia="ja-JP"/>
            </w:rPr>
            <w:tab/>
          </w:r>
          <w:r>
            <w:rPr>
              <w:noProof/>
            </w:rPr>
            <w:t>Import Content Server jars into Maven</w:t>
          </w:r>
          <w:r>
            <w:rPr>
              <w:noProof/>
            </w:rPr>
            <w:tab/>
          </w:r>
          <w:r w:rsidR="000D2547">
            <w:rPr>
              <w:noProof/>
            </w:rPr>
            <w:fldChar w:fldCharType="begin"/>
          </w:r>
          <w:r>
            <w:rPr>
              <w:noProof/>
            </w:rPr>
            <w:instrText xml:space="preserve"> PAGEREF _Toc153280337 \h </w:instrText>
          </w:r>
          <w:r w:rsidR="000D2547">
            <w:rPr>
              <w:noProof/>
            </w:rPr>
          </w:r>
          <w:r w:rsidR="000D2547">
            <w:rPr>
              <w:noProof/>
            </w:rPr>
            <w:fldChar w:fldCharType="separate"/>
          </w:r>
          <w:r w:rsidR="00406D04">
            <w:rPr>
              <w:noProof/>
            </w:rPr>
            <w:t>6</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1.5</w:t>
          </w:r>
          <w:r>
            <w:rPr>
              <w:rFonts w:asciiTheme="minorHAnsi" w:eastAsiaTheme="minorEastAsia" w:hAnsiTheme="minorHAnsi" w:cstheme="minorBidi"/>
              <w:noProof/>
              <w:kern w:val="0"/>
              <w:sz w:val="24"/>
              <w:szCs w:val="24"/>
              <w:lang w:eastAsia="ja-JP"/>
            </w:rPr>
            <w:tab/>
          </w:r>
          <w:r>
            <w:rPr>
              <w:noProof/>
            </w:rPr>
            <w:t>Obtain the GSF</w:t>
          </w:r>
          <w:r>
            <w:rPr>
              <w:noProof/>
            </w:rPr>
            <w:tab/>
          </w:r>
          <w:r w:rsidR="000D2547">
            <w:rPr>
              <w:noProof/>
            </w:rPr>
            <w:fldChar w:fldCharType="begin"/>
          </w:r>
          <w:r>
            <w:rPr>
              <w:noProof/>
            </w:rPr>
            <w:instrText xml:space="preserve"> PAGEREF _Toc153280338 \h </w:instrText>
          </w:r>
          <w:r w:rsidR="000D2547">
            <w:rPr>
              <w:noProof/>
            </w:rPr>
          </w:r>
          <w:r w:rsidR="000D2547">
            <w:rPr>
              <w:noProof/>
            </w:rPr>
            <w:fldChar w:fldCharType="separate"/>
          </w:r>
          <w:r w:rsidR="00406D04">
            <w:rPr>
              <w:noProof/>
            </w:rPr>
            <w:t>8</w:t>
          </w:r>
          <w:r w:rsidR="000D2547">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1.5.1</w:t>
          </w:r>
          <w:r>
            <w:rPr>
              <w:rFonts w:asciiTheme="minorHAnsi" w:eastAsiaTheme="minorEastAsia" w:hAnsiTheme="minorHAnsi" w:cstheme="minorBidi"/>
              <w:noProof/>
              <w:kern w:val="0"/>
              <w:sz w:val="24"/>
              <w:szCs w:val="24"/>
              <w:lang w:eastAsia="ja-JP"/>
            </w:rPr>
            <w:tab/>
          </w:r>
          <w:r>
            <w:rPr>
              <w:noProof/>
            </w:rPr>
            <w:t>Download GSF using Subversion</w:t>
          </w:r>
          <w:r>
            <w:rPr>
              <w:noProof/>
            </w:rPr>
            <w:tab/>
          </w:r>
          <w:r w:rsidR="000D2547">
            <w:rPr>
              <w:noProof/>
            </w:rPr>
            <w:fldChar w:fldCharType="begin"/>
          </w:r>
          <w:r>
            <w:rPr>
              <w:noProof/>
            </w:rPr>
            <w:instrText xml:space="preserve"> PAGEREF _Toc153280339 \h </w:instrText>
          </w:r>
          <w:r w:rsidR="000D2547">
            <w:rPr>
              <w:noProof/>
            </w:rPr>
          </w:r>
          <w:r w:rsidR="000D2547">
            <w:rPr>
              <w:noProof/>
            </w:rPr>
            <w:fldChar w:fldCharType="separate"/>
          </w:r>
          <w:r w:rsidR="00406D04">
            <w:rPr>
              <w:noProof/>
            </w:rPr>
            <w:t>8</w:t>
          </w:r>
          <w:r w:rsidR="000D2547">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1.5.2</w:t>
          </w:r>
          <w:r>
            <w:rPr>
              <w:rFonts w:asciiTheme="minorHAnsi" w:eastAsiaTheme="minorEastAsia" w:hAnsiTheme="minorHAnsi" w:cstheme="minorBidi"/>
              <w:noProof/>
              <w:kern w:val="0"/>
              <w:sz w:val="24"/>
              <w:szCs w:val="24"/>
              <w:lang w:eastAsia="ja-JP"/>
            </w:rPr>
            <w:tab/>
          </w:r>
          <w:r>
            <w:rPr>
              <w:noProof/>
            </w:rPr>
            <w:t>Build the Maven project</w:t>
          </w:r>
          <w:r>
            <w:rPr>
              <w:noProof/>
            </w:rPr>
            <w:tab/>
          </w:r>
          <w:r w:rsidR="000D2547">
            <w:rPr>
              <w:noProof/>
            </w:rPr>
            <w:fldChar w:fldCharType="begin"/>
          </w:r>
          <w:r>
            <w:rPr>
              <w:noProof/>
            </w:rPr>
            <w:instrText xml:space="preserve"> PAGEREF _Toc153280340 \h </w:instrText>
          </w:r>
          <w:r w:rsidR="000D2547">
            <w:rPr>
              <w:noProof/>
            </w:rPr>
          </w:r>
          <w:r w:rsidR="000D2547">
            <w:rPr>
              <w:noProof/>
            </w:rPr>
            <w:fldChar w:fldCharType="separate"/>
          </w:r>
          <w:r w:rsidR="00406D04">
            <w:rPr>
              <w:noProof/>
            </w:rPr>
            <w:t>11</w:t>
          </w:r>
          <w:r w:rsidR="000D2547">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1.5.3</w:t>
          </w:r>
          <w:r>
            <w:rPr>
              <w:rFonts w:asciiTheme="minorHAnsi" w:eastAsiaTheme="minorEastAsia" w:hAnsiTheme="minorHAnsi" w:cstheme="minorBidi"/>
              <w:noProof/>
              <w:kern w:val="0"/>
              <w:sz w:val="24"/>
              <w:szCs w:val="24"/>
              <w:lang w:eastAsia="ja-JP"/>
            </w:rPr>
            <w:tab/>
          </w:r>
          <w:r>
            <w:rPr>
              <w:noProof/>
            </w:rPr>
            <w:t>Compile the Java and build the jar</w:t>
          </w:r>
          <w:r>
            <w:rPr>
              <w:noProof/>
            </w:rPr>
            <w:tab/>
          </w:r>
          <w:r w:rsidR="000D2547">
            <w:rPr>
              <w:noProof/>
            </w:rPr>
            <w:fldChar w:fldCharType="begin"/>
          </w:r>
          <w:r>
            <w:rPr>
              <w:noProof/>
            </w:rPr>
            <w:instrText xml:space="preserve"> PAGEREF _Toc153280341 \h </w:instrText>
          </w:r>
          <w:r w:rsidR="000D2547">
            <w:rPr>
              <w:noProof/>
            </w:rPr>
          </w:r>
          <w:r w:rsidR="000D2547">
            <w:rPr>
              <w:noProof/>
            </w:rPr>
            <w:fldChar w:fldCharType="separate"/>
          </w:r>
          <w:r w:rsidR="00406D04">
            <w:rPr>
              <w:noProof/>
            </w:rPr>
            <w:t>13</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1.6</w:t>
          </w:r>
          <w:r>
            <w:rPr>
              <w:rFonts w:asciiTheme="minorHAnsi" w:eastAsiaTheme="minorEastAsia" w:hAnsiTheme="minorHAnsi" w:cstheme="minorBidi"/>
              <w:noProof/>
              <w:kern w:val="0"/>
              <w:sz w:val="24"/>
              <w:szCs w:val="24"/>
              <w:lang w:eastAsia="ja-JP"/>
            </w:rPr>
            <w:tab/>
          </w:r>
          <w:r>
            <w:rPr>
              <w:noProof/>
            </w:rPr>
            <w:t>Add GSF jar to Content Server</w:t>
          </w:r>
          <w:r>
            <w:rPr>
              <w:noProof/>
            </w:rPr>
            <w:tab/>
          </w:r>
          <w:r w:rsidR="000D2547">
            <w:rPr>
              <w:noProof/>
            </w:rPr>
            <w:fldChar w:fldCharType="begin"/>
          </w:r>
          <w:r>
            <w:rPr>
              <w:noProof/>
            </w:rPr>
            <w:instrText xml:space="preserve"> PAGEREF _Toc153280342 \h </w:instrText>
          </w:r>
          <w:r w:rsidR="000D2547">
            <w:rPr>
              <w:noProof/>
            </w:rPr>
          </w:r>
          <w:r w:rsidR="000D2547">
            <w:rPr>
              <w:noProof/>
            </w:rPr>
            <w:fldChar w:fldCharType="separate"/>
          </w:r>
          <w:r w:rsidR="00406D04">
            <w:rPr>
              <w:noProof/>
            </w:rPr>
            <w:t>15</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1.7</w:t>
          </w:r>
          <w:r>
            <w:rPr>
              <w:rFonts w:asciiTheme="minorHAnsi" w:eastAsiaTheme="minorEastAsia" w:hAnsiTheme="minorHAnsi" w:cstheme="minorBidi"/>
              <w:noProof/>
              <w:kern w:val="0"/>
              <w:sz w:val="24"/>
              <w:szCs w:val="24"/>
              <w:lang w:eastAsia="ja-JP"/>
            </w:rPr>
            <w:tab/>
          </w:r>
          <w:r>
            <w:rPr>
              <w:noProof/>
            </w:rPr>
            <w:t>Add Status Servlet Filter</w:t>
          </w:r>
          <w:r>
            <w:rPr>
              <w:noProof/>
            </w:rPr>
            <w:tab/>
          </w:r>
          <w:r w:rsidR="000D2547">
            <w:rPr>
              <w:noProof/>
            </w:rPr>
            <w:fldChar w:fldCharType="begin"/>
          </w:r>
          <w:r>
            <w:rPr>
              <w:noProof/>
            </w:rPr>
            <w:instrText xml:space="preserve"> PAGEREF _Toc153280343 \h </w:instrText>
          </w:r>
          <w:r w:rsidR="000D2547">
            <w:rPr>
              <w:noProof/>
            </w:rPr>
          </w:r>
          <w:r w:rsidR="000D2547">
            <w:rPr>
              <w:noProof/>
            </w:rPr>
            <w:fldChar w:fldCharType="separate"/>
          </w:r>
          <w:r w:rsidR="00406D04">
            <w:rPr>
              <w:noProof/>
            </w:rPr>
            <w:t>16</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1.8</w:t>
          </w:r>
          <w:r>
            <w:rPr>
              <w:rFonts w:asciiTheme="minorHAnsi" w:eastAsiaTheme="minorEastAsia" w:hAnsiTheme="minorHAnsi" w:cstheme="minorBidi"/>
              <w:noProof/>
              <w:kern w:val="0"/>
              <w:sz w:val="24"/>
              <w:szCs w:val="24"/>
              <w:lang w:eastAsia="ja-JP"/>
            </w:rPr>
            <w:tab/>
          </w:r>
          <w:r>
            <w:rPr>
              <w:noProof/>
            </w:rPr>
            <w:t>Log in to Content Server with Appropriate Privileges</w:t>
          </w:r>
          <w:r>
            <w:rPr>
              <w:noProof/>
            </w:rPr>
            <w:tab/>
          </w:r>
          <w:r w:rsidR="000D2547">
            <w:rPr>
              <w:noProof/>
            </w:rPr>
            <w:fldChar w:fldCharType="begin"/>
          </w:r>
          <w:r>
            <w:rPr>
              <w:noProof/>
            </w:rPr>
            <w:instrText xml:space="preserve"> PAGEREF _Toc153280344 \h </w:instrText>
          </w:r>
          <w:r w:rsidR="000D2547">
            <w:rPr>
              <w:noProof/>
            </w:rPr>
          </w:r>
          <w:r w:rsidR="000D2547">
            <w:rPr>
              <w:noProof/>
            </w:rPr>
            <w:fldChar w:fldCharType="separate"/>
          </w:r>
          <w:r w:rsidR="00406D04">
            <w:rPr>
              <w:noProof/>
            </w:rPr>
            <w:t>17</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1.9</w:t>
          </w:r>
          <w:r>
            <w:rPr>
              <w:rFonts w:asciiTheme="minorHAnsi" w:eastAsiaTheme="minorEastAsia" w:hAnsiTheme="minorHAnsi" w:cstheme="minorBidi"/>
              <w:noProof/>
              <w:kern w:val="0"/>
              <w:sz w:val="24"/>
              <w:szCs w:val="24"/>
              <w:lang w:eastAsia="ja-JP"/>
            </w:rPr>
            <w:tab/>
          </w:r>
          <w:r>
            <w:rPr>
              <w:noProof/>
            </w:rPr>
            <w:t>Create a New Site</w:t>
          </w:r>
          <w:r>
            <w:rPr>
              <w:noProof/>
            </w:rPr>
            <w:tab/>
          </w:r>
          <w:r w:rsidR="000D2547">
            <w:rPr>
              <w:noProof/>
            </w:rPr>
            <w:fldChar w:fldCharType="begin"/>
          </w:r>
          <w:r>
            <w:rPr>
              <w:noProof/>
            </w:rPr>
            <w:instrText xml:space="preserve"> PAGEREF _Toc153280345 \h </w:instrText>
          </w:r>
          <w:r w:rsidR="000D2547">
            <w:rPr>
              <w:noProof/>
            </w:rPr>
          </w:r>
          <w:r w:rsidR="000D2547">
            <w:rPr>
              <w:noProof/>
            </w:rPr>
            <w:fldChar w:fldCharType="separate"/>
          </w:r>
          <w:r w:rsidR="00406D04">
            <w:rPr>
              <w:noProof/>
            </w:rPr>
            <w:t>18</w:t>
          </w:r>
          <w:r w:rsidR="000D2547">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1.10</w:t>
          </w:r>
          <w:r>
            <w:rPr>
              <w:rFonts w:asciiTheme="minorHAnsi" w:eastAsiaTheme="minorEastAsia" w:hAnsiTheme="minorHAnsi" w:cstheme="minorBidi"/>
              <w:noProof/>
              <w:kern w:val="0"/>
              <w:sz w:val="24"/>
              <w:szCs w:val="24"/>
              <w:lang w:eastAsia="ja-JP"/>
            </w:rPr>
            <w:tab/>
          </w:r>
          <w:r>
            <w:rPr>
              <w:noProof/>
            </w:rPr>
            <w:t>Import Four Packages using Catalog Mover</w:t>
          </w:r>
          <w:r>
            <w:rPr>
              <w:noProof/>
            </w:rPr>
            <w:tab/>
          </w:r>
          <w:r w:rsidR="000D2547">
            <w:rPr>
              <w:noProof/>
            </w:rPr>
            <w:fldChar w:fldCharType="begin"/>
          </w:r>
          <w:r>
            <w:rPr>
              <w:noProof/>
            </w:rPr>
            <w:instrText xml:space="preserve"> PAGEREF _Toc153280346 \h </w:instrText>
          </w:r>
          <w:r w:rsidR="000D2547">
            <w:rPr>
              <w:noProof/>
            </w:rPr>
          </w:r>
          <w:r w:rsidR="000D2547">
            <w:rPr>
              <w:noProof/>
            </w:rPr>
            <w:fldChar w:fldCharType="separate"/>
          </w:r>
          <w:r w:rsidR="00406D04">
            <w:rPr>
              <w:noProof/>
            </w:rPr>
            <w:t>19</w:t>
          </w:r>
          <w:r w:rsidR="000D2547">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1.11</w:t>
          </w:r>
          <w:r>
            <w:rPr>
              <w:rFonts w:asciiTheme="minorHAnsi" w:eastAsiaTheme="minorEastAsia" w:hAnsiTheme="minorHAnsi" w:cstheme="minorBidi"/>
              <w:noProof/>
              <w:kern w:val="0"/>
              <w:sz w:val="24"/>
              <w:szCs w:val="24"/>
              <w:lang w:eastAsia="ja-JP"/>
            </w:rPr>
            <w:tab/>
          </w:r>
          <w:r>
            <w:rPr>
              <w:noProof/>
            </w:rPr>
            <w:t>Install GSF Event Listeners</w:t>
          </w:r>
          <w:r>
            <w:rPr>
              <w:noProof/>
            </w:rPr>
            <w:tab/>
          </w:r>
          <w:r w:rsidR="000D2547">
            <w:rPr>
              <w:noProof/>
            </w:rPr>
            <w:fldChar w:fldCharType="begin"/>
          </w:r>
          <w:r>
            <w:rPr>
              <w:noProof/>
            </w:rPr>
            <w:instrText xml:space="preserve"> PAGEREF _Toc153280347 \h </w:instrText>
          </w:r>
          <w:r w:rsidR="000D2547">
            <w:rPr>
              <w:noProof/>
            </w:rPr>
          </w:r>
          <w:r w:rsidR="000D2547">
            <w:rPr>
              <w:noProof/>
            </w:rPr>
            <w:fldChar w:fldCharType="separate"/>
          </w:r>
          <w:r w:rsidR="00406D04">
            <w:rPr>
              <w:noProof/>
            </w:rPr>
            <w:t>22</w:t>
          </w:r>
          <w:r w:rsidR="000D2547">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1.12</w:t>
          </w:r>
          <w:r>
            <w:rPr>
              <w:rFonts w:asciiTheme="minorHAnsi" w:eastAsiaTheme="minorEastAsia" w:hAnsiTheme="minorHAnsi" w:cstheme="minorBidi"/>
              <w:noProof/>
              <w:kern w:val="0"/>
              <w:sz w:val="24"/>
              <w:szCs w:val="24"/>
              <w:lang w:eastAsia="ja-JP"/>
            </w:rPr>
            <w:tab/>
          </w:r>
          <w:r>
            <w:rPr>
              <w:noProof/>
            </w:rPr>
            <w:t>Configuring Realtime Publishing Cache Updater Plugin</w:t>
          </w:r>
          <w:r>
            <w:rPr>
              <w:noProof/>
            </w:rPr>
            <w:tab/>
          </w:r>
          <w:r w:rsidR="000D2547">
            <w:rPr>
              <w:noProof/>
            </w:rPr>
            <w:fldChar w:fldCharType="begin"/>
          </w:r>
          <w:r>
            <w:rPr>
              <w:noProof/>
            </w:rPr>
            <w:instrText xml:space="preserve"> PAGEREF _Toc153280348 \h </w:instrText>
          </w:r>
          <w:r w:rsidR="000D2547">
            <w:rPr>
              <w:noProof/>
            </w:rPr>
          </w:r>
          <w:r w:rsidR="000D2547">
            <w:rPr>
              <w:noProof/>
            </w:rPr>
            <w:fldChar w:fldCharType="separate"/>
          </w:r>
          <w:r w:rsidR="00406D04">
            <w:rPr>
              <w:noProof/>
            </w:rPr>
            <w:t>24</w:t>
          </w:r>
          <w:r w:rsidR="000D2547">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1.13</w:t>
          </w:r>
          <w:r>
            <w:rPr>
              <w:rFonts w:asciiTheme="minorHAnsi" w:eastAsiaTheme="minorEastAsia" w:hAnsiTheme="minorHAnsi" w:cstheme="minorBidi"/>
              <w:noProof/>
              <w:kern w:val="0"/>
              <w:sz w:val="24"/>
              <w:szCs w:val="24"/>
              <w:lang w:eastAsia="ja-JP"/>
            </w:rPr>
            <w:tab/>
          </w:r>
          <w:r>
            <w:rPr>
              <w:noProof/>
            </w:rPr>
            <w:t>Create GST Flex Family Asset</w:t>
          </w:r>
          <w:r>
            <w:rPr>
              <w:noProof/>
            </w:rPr>
            <w:tab/>
          </w:r>
          <w:r w:rsidR="000D2547">
            <w:rPr>
              <w:noProof/>
            </w:rPr>
            <w:fldChar w:fldCharType="begin"/>
          </w:r>
          <w:r>
            <w:rPr>
              <w:noProof/>
            </w:rPr>
            <w:instrText xml:space="preserve"> PAGEREF _Toc153280349 \h </w:instrText>
          </w:r>
          <w:r w:rsidR="000D2547">
            <w:rPr>
              <w:noProof/>
            </w:rPr>
          </w:r>
          <w:r w:rsidR="000D2547">
            <w:rPr>
              <w:noProof/>
            </w:rPr>
            <w:fldChar w:fldCharType="separate"/>
          </w:r>
          <w:r w:rsidR="00406D04">
            <w:rPr>
              <w:noProof/>
            </w:rPr>
            <w:t>25</w:t>
          </w:r>
          <w:r w:rsidR="000D2547">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1.14</w:t>
          </w:r>
          <w:r>
            <w:rPr>
              <w:rFonts w:asciiTheme="minorHAnsi" w:eastAsiaTheme="minorEastAsia" w:hAnsiTheme="minorHAnsi" w:cstheme="minorBidi"/>
              <w:noProof/>
              <w:kern w:val="0"/>
              <w:sz w:val="24"/>
              <w:szCs w:val="24"/>
              <w:lang w:eastAsia="ja-JP"/>
            </w:rPr>
            <w:tab/>
          </w:r>
          <w:r>
            <w:rPr>
              <w:noProof/>
            </w:rPr>
            <w:t>Configure Vanity URL Support</w:t>
          </w:r>
          <w:r>
            <w:rPr>
              <w:noProof/>
            </w:rPr>
            <w:tab/>
          </w:r>
          <w:r w:rsidR="000D2547">
            <w:rPr>
              <w:noProof/>
            </w:rPr>
            <w:fldChar w:fldCharType="begin"/>
          </w:r>
          <w:r>
            <w:rPr>
              <w:noProof/>
            </w:rPr>
            <w:instrText xml:space="preserve"> PAGEREF _Toc153280350 \h </w:instrText>
          </w:r>
          <w:r w:rsidR="000D2547">
            <w:rPr>
              <w:noProof/>
            </w:rPr>
          </w:r>
          <w:r w:rsidR="000D2547">
            <w:rPr>
              <w:noProof/>
            </w:rPr>
            <w:fldChar w:fldCharType="separate"/>
          </w:r>
          <w:r w:rsidR="00406D04">
            <w:rPr>
              <w:noProof/>
            </w:rPr>
            <w:t>28</w:t>
          </w:r>
          <w:r w:rsidR="000D2547">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1.14.1</w:t>
          </w:r>
          <w:r>
            <w:rPr>
              <w:rFonts w:asciiTheme="minorHAnsi" w:eastAsiaTheme="minorEastAsia" w:hAnsiTheme="minorHAnsi" w:cstheme="minorBidi"/>
              <w:noProof/>
              <w:kern w:val="0"/>
              <w:sz w:val="24"/>
              <w:szCs w:val="24"/>
              <w:lang w:eastAsia="ja-JP"/>
            </w:rPr>
            <w:tab/>
          </w:r>
          <w:r>
            <w:rPr>
              <w:noProof/>
            </w:rPr>
            <w:t>Enable the URL Assembler</w:t>
          </w:r>
          <w:r>
            <w:rPr>
              <w:noProof/>
            </w:rPr>
            <w:tab/>
          </w:r>
          <w:r w:rsidR="000D2547">
            <w:rPr>
              <w:noProof/>
            </w:rPr>
            <w:fldChar w:fldCharType="begin"/>
          </w:r>
          <w:r>
            <w:rPr>
              <w:noProof/>
            </w:rPr>
            <w:instrText xml:space="preserve"> PAGEREF _Toc153280351 \h </w:instrText>
          </w:r>
          <w:r w:rsidR="000D2547">
            <w:rPr>
              <w:noProof/>
            </w:rPr>
          </w:r>
          <w:r w:rsidR="000D2547">
            <w:rPr>
              <w:noProof/>
            </w:rPr>
            <w:fldChar w:fldCharType="separate"/>
          </w:r>
          <w:r w:rsidR="00406D04">
            <w:rPr>
              <w:noProof/>
            </w:rPr>
            <w:t>28</w:t>
          </w:r>
          <w:r w:rsidR="000D2547">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1.14.2</w:t>
          </w:r>
          <w:r>
            <w:rPr>
              <w:rFonts w:asciiTheme="minorHAnsi" w:eastAsiaTheme="minorEastAsia" w:hAnsiTheme="minorHAnsi" w:cstheme="minorBidi"/>
              <w:noProof/>
              <w:kern w:val="0"/>
              <w:sz w:val="24"/>
              <w:szCs w:val="24"/>
              <w:lang w:eastAsia="ja-JP"/>
            </w:rPr>
            <w:tab/>
          </w:r>
          <w:r>
            <w:rPr>
              <w:noProof/>
            </w:rPr>
            <w:t>Install and Configure Tuckey Servlet Url Rewrite</w:t>
          </w:r>
          <w:r>
            <w:rPr>
              <w:noProof/>
            </w:rPr>
            <w:tab/>
          </w:r>
          <w:r w:rsidR="000D2547">
            <w:rPr>
              <w:noProof/>
            </w:rPr>
            <w:fldChar w:fldCharType="begin"/>
          </w:r>
          <w:r>
            <w:rPr>
              <w:noProof/>
            </w:rPr>
            <w:instrText xml:space="preserve"> PAGEREF _Toc153280352 \h </w:instrText>
          </w:r>
          <w:r w:rsidR="000D2547">
            <w:rPr>
              <w:noProof/>
            </w:rPr>
          </w:r>
          <w:r w:rsidR="000D2547">
            <w:rPr>
              <w:noProof/>
            </w:rPr>
            <w:fldChar w:fldCharType="separate"/>
          </w:r>
          <w:r w:rsidR="00406D04">
            <w:rPr>
              <w:noProof/>
            </w:rPr>
            <w:t>28</w:t>
          </w:r>
          <w:r w:rsidR="000D2547">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1.14.3</w:t>
          </w:r>
          <w:r>
            <w:rPr>
              <w:rFonts w:asciiTheme="minorHAnsi" w:eastAsiaTheme="minorEastAsia" w:hAnsiTheme="minorHAnsi" w:cstheme="minorBidi"/>
              <w:noProof/>
              <w:kern w:val="0"/>
              <w:sz w:val="24"/>
              <w:szCs w:val="24"/>
              <w:lang w:eastAsia="ja-JP"/>
            </w:rPr>
            <w:tab/>
          </w:r>
          <w:r>
            <w:rPr>
              <w:noProof/>
            </w:rPr>
            <w:t>Context Path Determination</w:t>
          </w:r>
          <w:r>
            <w:rPr>
              <w:noProof/>
            </w:rPr>
            <w:tab/>
          </w:r>
          <w:r w:rsidR="000D2547">
            <w:rPr>
              <w:noProof/>
            </w:rPr>
            <w:fldChar w:fldCharType="begin"/>
          </w:r>
          <w:r>
            <w:rPr>
              <w:noProof/>
            </w:rPr>
            <w:instrText xml:space="preserve"> PAGEREF _Toc153280353 \h </w:instrText>
          </w:r>
          <w:r w:rsidR="000D2547">
            <w:rPr>
              <w:noProof/>
            </w:rPr>
          </w:r>
          <w:r w:rsidR="000D2547">
            <w:rPr>
              <w:noProof/>
            </w:rPr>
            <w:fldChar w:fldCharType="separate"/>
          </w:r>
          <w:r w:rsidR="00406D04">
            <w:rPr>
              <w:noProof/>
            </w:rPr>
            <w:t>29</w:t>
          </w:r>
          <w:r w:rsidR="000D2547">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1.14.4</w:t>
          </w:r>
          <w:r>
            <w:rPr>
              <w:rFonts w:asciiTheme="minorHAnsi" w:eastAsiaTheme="minorEastAsia" w:hAnsiTheme="minorHAnsi" w:cstheme="minorBidi"/>
              <w:noProof/>
              <w:kern w:val="0"/>
              <w:sz w:val="24"/>
              <w:szCs w:val="24"/>
              <w:lang w:eastAsia="ja-JP"/>
            </w:rPr>
            <w:tab/>
          </w:r>
          <w:r>
            <w:rPr>
              <w:noProof/>
            </w:rPr>
            <w:t>Tuckey Installation Details</w:t>
          </w:r>
          <w:r>
            <w:rPr>
              <w:noProof/>
            </w:rPr>
            <w:tab/>
          </w:r>
          <w:r w:rsidR="000D2547">
            <w:rPr>
              <w:noProof/>
            </w:rPr>
            <w:fldChar w:fldCharType="begin"/>
          </w:r>
          <w:r>
            <w:rPr>
              <w:noProof/>
            </w:rPr>
            <w:instrText xml:space="preserve"> PAGEREF _Toc153280354 \h </w:instrText>
          </w:r>
          <w:r w:rsidR="000D2547">
            <w:rPr>
              <w:noProof/>
            </w:rPr>
          </w:r>
          <w:r w:rsidR="000D2547">
            <w:rPr>
              <w:noProof/>
            </w:rPr>
            <w:fldChar w:fldCharType="separate"/>
          </w:r>
          <w:r w:rsidR="00406D04">
            <w:rPr>
              <w:noProof/>
            </w:rPr>
            <w:t>31</w:t>
          </w:r>
          <w:r w:rsidR="000D2547">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2</w:t>
          </w:r>
          <w:r>
            <w:rPr>
              <w:rFonts w:asciiTheme="minorHAnsi" w:eastAsiaTheme="minorEastAsia" w:hAnsiTheme="minorHAnsi" w:cstheme="minorBidi"/>
              <w:noProof/>
              <w:kern w:val="0"/>
              <w:sz w:val="24"/>
              <w:szCs w:val="24"/>
              <w:lang w:eastAsia="ja-JP"/>
            </w:rPr>
            <w:tab/>
          </w:r>
          <w:r>
            <w:rPr>
              <w:noProof/>
            </w:rPr>
            <w:t>PART II: USING THE GST SITE FOUNDATION</w:t>
          </w:r>
          <w:r>
            <w:rPr>
              <w:noProof/>
            </w:rPr>
            <w:tab/>
          </w:r>
          <w:r w:rsidR="000D2547">
            <w:rPr>
              <w:noProof/>
            </w:rPr>
            <w:fldChar w:fldCharType="begin"/>
          </w:r>
          <w:r>
            <w:rPr>
              <w:noProof/>
            </w:rPr>
            <w:instrText xml:space="preserve"> PAGEREF _Toc153280355 \h </w:instrText>
          </w:r>
          <w:r w:rsidR="000D2547">
            <w:rPr>
              <w:noProof/>
            </w:rPr>
          </w:r>
          <w:r w:rsidR="000D2547">
            <w:rPr>
              <w:noProof/>
            </w:rPr>
            <w:fldChar w:fldCharType="separate"/>
          </w:r>
          <w:r w:rsidR="00406D04">
            <w:rPr>
              <w:noProof/>
            </w:rPr>
            <w:t>35</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2.1</w:t>
          </w:r>
          <w:r>
            <w:rPr>
              <w:rFonts w:asciiTheme="minorHAnsi" w:eastAsiaTheme="minorEastAsia" w:hAnsiTheme="minorHAnsi" w:cstheme="minorBidi"/>
              <w:noProof/>
              <w:kern w:val="0"/>
              <w:sz w:val="24"/>
              <w:szCs w:val="24"/>
              <w:lang w:eastAsia="ja-JP"/>
            </w:rPr>
            <w:tab/>
          </w:r>
          <w:r>
            <w:rPr>
              <w:noProof/>
            </w:rPr>
            <w:t>Define Your Web-Referenceable Asset</w:t>
          </w:r>
          <w:r>
            <w:rPr>
              <w:noProof/>
            </w:rPr>
            <w:tab/>
          </w:r>
          <w:r w:rsidR="000D2547">
            <w:rPr>
              <w:noProof/>
            </w:rPr>
            <w:fldChar w:fldCharType="begin"/>
          </w:r>
          <w:r>
            <w:rPr>
              <w:noProof/>
            </w:rPr>
            <w:instrText xml:space="preserve"> PAGEREF _Toc153280356 \h </w:instrText>
          </w:r>
          <w:r w:rsidR="000D2547">
            <w:rPr>
              <w:noProof/>
            </w:rPr>
          </w:r>
          <w:r w:rsidR="000D2547">
            <w:rPr>
              <w:noProof/>
            </w:rPr>
            <w:fldChar w:fldCharType="separate"/>
          </w:r>
          <w:r w:rsidR="00406D04">
            <w:rPr>
              <w:noProof/>
            </w:rPr>
            <w:t>36</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2.2</w:t>
          </w:r>
          <w:r>
            <w:rPr>
              <w:rFonts w:asciiTheme="minorHAnsi" w:eastAsiaTheme="minorEastAsia" w:hAnsiTheme="minorHAnsi" w:cstheme="minorBidi"/>
              <w:noProof/>
              <w:kern w:val="0"/>
              <w:sz w:val="24"/>
              <w:szCs w:val="24"/>
              <w:lang w:eastAsia="ja-JP"/>
            </w:rPr>
            <w:tab/>
          </w:r>
          <w:r>
            <w:rPr>
              <w:noProof/>
            </w:rPr>
            <w:t>Create GST Dispatcher (Wrapper Page)</w:t>
          </w:r>
          <w:r>
            <w:rPr>
              <w:noProof/>
            </w:rPr>
            <w:tab/>
          </w:r>
          <w:r w:rsidR="000D2547">
            <w:rPr>
              <w:noProof/>
            </w:rPr>
            <w:fldChar w:fldCharType="begin"/>
          </w:r>
          <w:r>
            <w:rPr>
              <w:noProof/>
            </w:rPr>
            <w:instrText xml:space="preserve"> PAGEREF _Toc153280357 \h </w:instrText>
          </w:r>
          <w:r w:rsidR="000D2547">
            <w:rPr>
              <w:noProof/>
            </w:rPr>
          </w:r>
          <w:r w:rsidR="000D2547">
            <w:rPr>
              <w:noProof/>
            </w:rPr>
            <w:fldChar w:fldCharType="separate"/>
          </w:r>
          <w:r w:rsidR="00406D04">
            <w:rPr>
              <w:noProof/>
            </w:rPr>
            <w:t>38</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lastRenderedPageBreak/>
            <w:t>2.3</w:t>
          </w:r>
          <w:r>
            <w:rPr>
              <w:rFonts w:asciiTheme="minorHAnsi" w:eastAsiaTheme="minorEastAsia" w:hAnsiTheme="minorHAnsi" w:cstheme="minorBidi"/>
              <w:noProof/>
              <w:kern w:val="0"/>
              <w:sz w:val="24"/>
              <w:szCs w:val="24"/>
              <w:lang w:eastAsia="ja-JP"/>
            </w:rPr>
            <w:tab/>
          </w:r>
          <w:r>
            <w:rPr>
              <w:noProof/>
            </w:rPr>
            <w:t>Working With Virtual Webroots and Vanity URLs</w:t>
          </w:r>
          <w:r>
            <w:rPr>
              <w:noProof/>
            </w:rPr>
            <w:tab/>
          </w:r>
          <w:r w:rsidR="000D2547">
            <w:rPr>
              <w:noProof/>
            </w:rPr>
            <w:fldChar w:fldCharType="begin"/>
          </w:r>
          <w:r>
            <w:rPr>
              <w:noProof/>
            </w:rPr>
            <w:instrText xml:space="preserve"> PAGEREF _Toc153280358 \h </w:instrText>
          </w:r>
          <w:r w:rsidR="000D2547">
            <w:rPr>
              <w:noProof/>
            </w:rPr>
          </w:r>
          <w:r w:rsidR="000D2547">
            <w:rPr>
              <w:noProof/>
            </w:rPr>
            <w:fldChar w:fldCharType="separate"/>
          </w:r>
          <w:r w:rsidR="00406D04">
            <w:rPr>
              <w:noProof/>
            </w:rPr>
            <w:t>39</w:t>
          </w:r>
          <w:r w:rsidR="000D2547">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2.3.1</w:t>
          </w:r>
          <w:r>
            <w:rPr>
              <w:rFonts w:asciiTheme="minorHAnsi" w:eastAsiaTheme="minorEastAsia" w:hAnsiTheme="minorHAnsi" w:cstheme="minorBidi"/>
              <w:noProof/>
              <w:kern w:val="0"/>
              <w:sz w:val="24"/>
              <w:szCs w:val="24"/>
              <w:lang w:eastAsia="ja-JP"/>
            </w:rPr>
            <w:tab/>
          </w:r>
          <w:r>
            <w:rPr>
              <w:noProof/>
            </w:rPr>
            <w:t>Overview</w:t>
          </w:r>
          <w:r>
            <w:rPr>
              <w:noProof/>
            </w:rPr>
            <w:tab/>
          </w:r>
          <w:r w:rsidR="000D2547">
            <w:rPr>
              <w:noProof/>
            </w:rPr>
            <w:fldChar w:fldCharType="begin"/>
          </w:r>
          <w:r>
            <w:rPr>
              <w:noProof/>
            </w:rPr>
            <w:instrText xml:space="preserve"> PAGEREF _Toc153280359 \h </w:instrText>
          </w:r>
          <w:r w:rsidR="000D2547">
            <w:rPr>
              <w:noProof/>
            </w:rPr>
          </w:r>
          <w:r w:rsidR="000D2547">
            <w:rPr>
              <w:noProof/>
            </w:rPr>
            <w:fldChar w:fldCharType="separate"/>
          </w:r>
          <w:r w:rsidR="00406D04">
            <w:rPr>
              <w:noProof/>
            </w:rPr>
            <w:t>39</w:t>
          </w:r>
          <w:r w:rsidR="000D2547">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2.3.2</w:t>
          </w:r>
          <w:r>
            <w:rPr>
              <w:rFonts w:asciiTheme="minorHAnsi" w:eastAsiaTheme="minorEastAsia" w:hAnsiTheme="minorHAnsi" w:cstheme="minorBidi"/>
              <w:noProof/>
              <w:kern w:val="0"/>
              <w:sz w:val="24"/>
              <w:szCs w:val="24"/>
              <w:lang w:eastAsia="ja-JP"/>
            </w:rPr>
            <w:tab/>
          </w:r>
          <w:r>
            <w:rPr>
              <w:noProof/>
            </w:rPr>
            <w:t>Create a Virtual Webroot</w:t>
          </w:r>
          <w:r>
            <w:rPr>
              <w:noProof/>
            </w:rPr>
            <w:tab/>
          </w:r>
          <w:r w:rsidR="000D2547">
            <w:rPr>
              <w:noProof/>
            </w:rPr>
            <w:fldChar w:fldCharType="begin"/>
          </w:r>
          <w:r>
            <w:rPr>
              <w:noProof/>
            </w:rPr>
            <w:instrText xml:space="preserve"> PAGEREF _Toc153280360 \h </w:instrText>
          </w:r>
          <w:r w:rsidR="000D2547">
            <w:rPr>
              <w:noProof/>
            </w:rPr>
          </w:r>
          <w:r w:rsidR="000D2547">
            <w:rPr>
              <w:noProof/>
            </w:rPr>
            <w:fldChar w:fldCharType="separate"/>
          </w:r>
          <w:r w:rsidR="00406D04">
            <w:rPr>
              <w:noProof/>
            </w:rPr>
            <w:t>40</w:t>
          </w:r>
          <w:r w:rsidR="000D2547">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2.3.3</w:t>
          </w:r>
          <w:r>
            <w:rPr>
              <w:rFonts w:asciiTheme="minorHAnsi" w:eastAsiaTheme="minorEastAsia" w:hAnsiTheme="minorHAnsi" w:cstheme="minorBidi"/>
              <w:noProof/>
              <w:kern w:val="0"/>
              <w:sz w:val="24"/>
              <w:szCs w:val="24"/>
              <w:lang w:eastAsia="ja-JP"/>
            </w:rPr>
            <w:tab/>
          </w:r>
          <w:r>
            <w:rPr>
              <w:noProof/>
            </w:rPr>
            <w:t>Create the Rewrite Rules for the Virtual Webroot</w:t>
          </w:r>
          <w:r>
            <w:rPr>
              <w:noProof/>
            </w:rPr>
            <w:tab/>
          </w:r>
          <w:r w:rsidR="000D2547">
            <w:rPr>
              <w:noProof/>
            </w:rPr>
            <w:fldChar w:fldCharType="begin"/>
          </w:r>
          <w:r>
            <w:rPr>
              <w:noProof/>
            </w:rPr>
            <w:instrText xml:space="preserve"> PAGEREF _Toc153280361 \h </w:instrText>
          </w:r>
          <w:r w:rsidR="000D2547">
            <w:rPr>
              <w:noProof/>
            </w:rPr>
          </w:r>
          <w:r w:rsidR="000D2547">
            <w:rPr>
              <w:noProof/>
            </w:rPr>
            <w:fldChar w:fldCharType="separate"/>
          </w:r>
          <w:r w:rsidR="00406D04">
            <w:rPr>
              <w:noProof/>
            </w:rPr>
            <w:t>40</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2.4</w:t>
          </w:r>
          <w:r>
            <w:rPr>
              <w:rFonts w:asciiTheme="minorHAnsi" w:eastAsiaTheme="minorEastAsia" w:hAnsiTheme="minorHAnsi" w:cstheme="minorBidi"/>
              <w:noProof/>
              <w:kern w:val="0"/>
              <w:sz w:val="24"/>
              <w:szCs w:val="24"/>
              <w:lang w:eastAsia="ja-JP"/>
            </w:rPr>
            <w:tab/>
          </w:r>
          <w:r>
            <w:rPr>
              <w:noProof/>
            </w:rPr>
            <w:t>Building Site Navigation and Maps</w:t>
          </w:r>
          <w:r>
            <w:rPr>
              <w:noProof/>
            </w:rPr>
            <w:tab/>
          </w:r>
          <w:r w:rsidR="000D2547">
            <w:rPr>
              <w:noProof/>
            </w:rPr>
            <w:fldChar w:fldCharType="begin"/>
          </w:r>
          <w:r>
            <w:rPr>
              <w:noProof/>
            </w:rPr>
            <w:instrText xml:space="preserve"> PAGEREF _Toc153280362 \h </w:instrText>
          </w:r>
          <w:r w:rsidR="000D2547">
            <w:rPr>
              <w:noProof/>
            </w:rPr>
          </w:r>
          <w:r w:rsidR="000D2547">
            <w:rPr>
              <w:noProof/>
            </w:rPr>
            <w:fldChar w:fldCharType="separate"/>
          </w:r>
          <w:r w:rsidR="00406D04">
            <w:rPr>
              <w:noProof/>
            </w:rPr>
            <w:t>42</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2.5</w:t>
          </w:r>
          <w:r>
            <w:rPr>
              <w:rFonts w:asciiTheme="minorHAnsi" w:eastAsiaTheme="minorEastAsia" w:hAnsiTheme="minorHAnsi" w:cstheme="minorBidi"/>
              <w:noProof/>
              <w:kern w:val="0"/>
              <w:sz w:val="24"/>
              <w:szCs w:val="24"/>
              <w:lang w:eastAsia="ja-JP"/>
            </w:rPr>
            <w:tab/>
          </w:r>
          <w:r>
            <w:rPr>
              <w:noProof/>
            </w:rPr>
            <w:t>Using JSP Tablib</w:t>
          </w:r>
          <w:r>
            <w:rPr>
              <w:noProof/>
            </w:rPr>
            <w:tab/>
          </w:r>
          <w:r w:rsidR="000D2547">
            <w:rPr>
              <w:noProof/>
            </w:rPr>
            <w:fldChar w:fldCharType="begin"/>
          </w:r>
          <w:r>
            <w:rPr>
              <w:noProof/>
            </w:rPr>
            <w:instrText xml:space="preserve"> PAGEREF _Toc153280363 \h </w:instrText>
          </w:r>
          <w:r w:rsidR="000D2547">
            <w:rPr>
              <w:noProof/>
            </w:rPr>
          </w:r>
          <w:r w:rsidR="000D2547">
            <w:rPr>
              <w:noProof/>
            </w:rPr>
            <w:fldChar w:fldCharType="separate"/>
          </w:r>
          <w:r w:rsidR="00406D04">
            <w:rPr>
              <w:noProof/>
            </w:rPr>
            <w:t>48</w:t>
          </w:r>
          <w:r w:rsidR="000D2547">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3</w:t>
          </w:r>
          <w:r>
            <w:rPr>
              <w:rFonts w:asciiTheme="minorHAnsi" w:eastAsiaTheme="minorEastAsia" w:hAnsiTheme="minorHAnsi" w:cstheme="minorBidi"/>
              <w:noProof/>
              <w:kern w:val="0"/>
              <w:sz w:val="24"/>
              <w:szCs w:val="24"/>
              <w:lang w:eastAsia="ja-JP"/>
            </w:rPr>
            <w:tab/>
          </w:r>
          <w:r>
            <w:rPr>
              <w:noProof/>
            </w:rPr>
            <w:t>PART III: TESTING</w:t>
          </w:r>
          <w:r>
            <w:rPr>
              <w:noProof/>
            </w:rPr>
            <w:tab/>
          </w:r>
          <w:r w:rsidR="000D2547">
            <w:rPr>
              <w:noProof/>
            </w:rPr>
            <w:fldChar w:fldCharType="begin"/>
          </w:r>
          <w:r>
            <w:rPr>
              <w:noProof/>
            </w:rPr>
            <w:instrText xml:space="preserve"> PAGEREF _Toc153280364 \h </w:instrText>
          </w:r>
          <w:r w:rsidR="000D2547">
            <w:rPr>
              <w:noProof/>
            </w:rPr>
          </w:r>
          <w:r w:rsidR="000D2547">
            <w:rPr>
              <w:noProof/>
            </w:rPr>
            <w:fldChar w:fldCharType="separate"/>
          </w:r>
          <w:r w:rsidR="00406D04">
            <w:rPr>
              <w:noProof/>
            </w:rPr>
            <w:t>49</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3.1</w:t>
          </w:r>
          <w:r>
            <w:rPr>
              <w:rFonts w:asciiTheme="minorHAnsi" w:eastAsiaTheme="minorEastAsia" w:hAnsiTheme="minorHAnsi" w:cstheme="minorBidi"/>
              <w:noProof/>
              <w:kern w:val="0"/>
              <w:sz w:val="24"/>
              <w:szCs w:val="24"/>
              <w:lang w:eastAsia="ja-JP"/>
            </w:rPr>
            <w:tab/>
          </w:r>
          <w:r>
            <w:rPr>
              <w:noProof/>
            </w:rPr>
            <w:t>Test WRA Support</w:t>
          </w:r>
          <w:r>
            <w:rPr>
              <w:noProof/>
            </w:rPr>
            <w:tab/>
          </w:r>
          <w:r w:rsidR="000D2547">
            <w:rPr>
              <w:noProof/>
            </w:rPr>
            <w:fldChar w:fldCharType="begin"/>
          </w:r>
          <w:r>
            <w:rPr>
              <w:noProof/>
            </w:rPr>
            <w:instrText xml:space="preserve"> PAGEREF _Toc153280365 \h </w:instrText>
          </w:r>
          <w:r w:rsidR="000D2547">
            <w:rPr>
              <w:noProof/>
            </w:rPr>
          </w:r>
          <w:r w:rsidR="000D2547">
            <w:rPr>
              <w:noProof/>
            </w:rPr>
            <w:fldChar w:fldCharType="separate"/>
          </w:r>
          <w:r w:rsidR="00406D04">
            <w:rPr>
              <w:noProof/>
            </w:rPr>
            <w:t>49</w:t>
          </w:r>
          <w:r w:rsidR="000D2547">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3D50E0">
            <w:rPr>
              <w:rFonts w:asciiTheme="majorHAnsi" w:eastAsiaTheme="majorEastAsia" w:hAnsiTheme="majorHAnsi" w:cstheme="majorBidi"/>
              <w:noProof/>
              <w:color w:val="4F81BD" w:themeColor="accent1"/>
            </w:rPr>
            <w:t>4</w:t>
          </w:r>
          <w:r>
            <w:rPr>
              <w:rFonts w:asciiTheme="minorHAnsi" w:eastAsiaTheme="minorEastAsia" w:hAnsiTheme="minorHAnsi" w:cstheme="minorBidi"/>
              <w:noProof/>
              <w:kern w:val="0"/>
              <w:sz w:val="24"/>
              <w:szCs w:val="24"/>
              <w:lang w:eastAsia="ja-JP"/>
            </w:rPr>
            <w:tab/>
          </w:r>
          <w:r>
            <w:rPr>
              <w:noProof/>
            </w:rPr>
            <w:t>PART IV: APPENDICES</w:t>
          </w:r>
          <w:r>
            <w:rPr>
              <w:noProof/>
            </w:rPr>
            <w:tab/>
          </w:r>
          <w:r w:rsidR="000D2547">
            <w:rPr>
              <w:noProof/>
            </w:rPr>
            <w:fldChar w:fldCharType="begin"/>
          </w:r>
          <w:r>
            <w:rPr>
              <w:noProof/>
            </w:rPr>
            <w:instrText xml:space="preserve"> PAGEREF _Toc153280366 \h </w:instrText>
          </w:r>
          <w:r w:rsidR="000D2547">
            <w:rPr>
              <w:noProof/>
            </w:rPr>
          </w:r>
          <w:r w:rsidR="000D2547">
            <w:rPr>
              <w:noProof/>
            </w:rPr>
            <w:fldChar w:fldCharType="separate"/>
          </w:r>
          <w:r w:rsidR="00406D04">
            <w:rPr>
              <w:noProof/>
            </w:rPr>
            <w:t>56</w:t>
          </w:r>
          <w:r w:rsidR="000D2547">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4.1</w:t>
          </w:r>
          <w:r>
            <w:rPr>
              <w:rFonts w:asciiTheme="minorHAnsi" w:eastAsiaTheme="minorEastAsia" w:hAnsiTheme="minorHAnsi" w:cstheme="minorBidi"/>
              <w:noProof/>
              <w:kern w:val="0"/>
              <w:sz w:val="24"/>
              <w:szCs w:val="24"/>
              <w:lang w:eastAsia="ja-JP"/>
            </w:rPr>
            <w:tab/>
          </w:r>
          <w:r>
            <w:rPr>
              <w:noProof/>
            </w:rPr>
            <w:t>Install and configure Maven</w:t>
          </w:r>
          <w:r>
            <w:rPr>
              <w:noProof/>
            </w:rPr>
            <w:tab/>
          </w:r>
          <w:r w:rsidR="000D2547">
            <w:rPr>
              <w:noProof/>
            </w:rPr>
            <w:fldChar w:fldCharType="begin"/>
          </w:r>
          <w:r>
            <w:rPr>
              <w:noProof/>
            </w:rPr>
            <w:instrText xml:space="preserve"> PAGEREF _Toc153280367 \h </w:instrText>
          </w:r>
          <w:r w:rsidR="000D2547">
            <w:rPr>
              <w:noProof/>
            </w:rPr>
          </w:r>
          <w:r w:rsidR="000D2547">
            <w:rPr>
              <w:noProof/>
            </w:rPr>
            <w:fldChar w:fldCharType="separate"/>
          </w:r>
          <w:r w:rsidR="00406D04">
            <w:rPr>
              <w:noProof/>
            </w:rPr>
            <w:t>57</w:t>
          </w:r>
          <w:r w:rsidR="000D2547">
            <w:rPr>
              <w:noProof/>
            </w:rPr>
            <w:fldChar w:fldCharType="end"/>
          </w:r>
        </w:p>
        <w:p w:rsidR="000C314F" w:rsidRDefault="000D2547" w:rsidP="00C2406D">
          <w:pPr>
            <w:tabs>
              <w:tab w:val="left" w:pos="2823"/>
            </w:tabs>
            <w:spacing w:line="240" w:lineRule="auto"/>
          </w:pPr>
          <w:r w:rsidRPr="00B62B0D">
            <w:rPr>
              <w:sz w:val="20"/>
              <w:szCs w:val="20"/>
            </w:rPr>
            <w:fldChar w:fldCharType="end"/>
          </w:r>
          <w:r w:rsidR="00B62B0D">
            <w:rPr>
              <w:sz w:val="20"/>
              <w:szCs w:val="20"/>
            </w:rPr>
            <w:tab/>
          </w:r>
        </w:p>
      </w:sdtContent>
    </w:sdt>
    <w:p w:rsidR="00B81A96" w:rsidRDefault="00B81A96">
      <w:pPr>
        <w:suppressAutoHyphens w:val="0"/>
        <w:rPr>
          <w:rFonts w:ascii="Cambria" w:hAnsi="Cambria"/>
          <w:b/>
          <w:bCs/>
          <w:color w:val="365F91"/>
          <w:sz w:val="28"/>
          <w:szCs w:val="28"/>
        </w:rPr>
      </w:pPr>
      <w:r>
        <w:br w:type="page"/>
      </w:r>
    </w:p>
    <w:p w:rsidR="00E90564" w:rsidRDefault="00E90564" w:rsidP="00C2406D">
      <w:pPr>
        <w:pStyle w:val="Heading1"/>
      </w:pPr>
      <w:bookmarkStart w:id="5" w:name="_Toc153280333"/>
      <w:r>
        <w:lastRenderedPageBreak/>
        <w:t>PART I: INSTALLATION</w:t>
      </w:r>
      <w:bookmarkEnd w:id="5"/>
    </w:p>
    <w:p w:rsidR="00766645" w:rsidRDefault="00766645">
      <w:pPr>
        <w:suppressAutoHyphens w:val="0"/>
      </w:pPr>
      <w:r>
        <w:br w:type="page"/>
      </w:r>
    </w:p>
    <w:p w:rsidR="00EE2778" w:rsidRPr="00C2406D" w:rsidRDefault="00EE2778" w:rsidP="00C2406D">
      <w:pPr>
        <w:pStyle w:val="Heading2"/>
      </w:pPr>
      <w:bookmarkStart w:id="6" w:name="_Toc153280334"/>
      <w:r w:rsidRPr="00C2406D">
        <w:lastRenderedPageBreak/>
        <w:t>Introduction</w:t>
      </w:r>
      <w:bookmarkEnd w:id="0"/>
      <w:bookmarkEnd w:id="6"/>
    </w:p>
    <w:p w:rsidR="00EE2778" w:rsidRDefault="00EE2778">
      <w:pPr>
        <w:pStyle w:val="NoSpacing"/>
      </w:pPr>
    </w:p>
    <w:p w:rsidR="00EE2778" w:rsidRDefault="00EE2778">
      <w:r>
        <w:t>This is a complete guide to install the GST Site Foundation onto FatWire Content Server.</w:t>
      </w:r>
    </w:p>
    <w:p w:rsidR="00EE2778" w:rsidRDefault="00EE2778">
      <w:r>
        <w:t xml:space="preserve">Some steps may go into more detail for many users but it is designed so a novice user of FatWire Content Server can integrate the </w:t>
      </w:r>
      <w:r w:rsidR="00E90564">
        <w:t>GSF</w:t>
      </w:r>
      <w:r>
        <w:t xml:space="preserve"> with minimal external resources required.  Intermediate and advance users can obtain the required configuration settings from the first few lines of each heading and move onto the next step.</w:t>
      </w:r>
    </w:p>
    <w:p w:rsidR="00EE2778" w:rsidRDefault="00EE2778">
      <w:r>
        <w:t xml:space="preserve">The environment used </w:t>
      </w:r>
      <w:r w:rsidR="00892F2D">
        <w:t xml:space="preserve">in the samples </w:t>
      </w:r>
      <w:r>
        <w:t>is Mac OS X, FatWire Content Server 7.5 Patch 3, bash, Apache Tomcat 6.0.18 (with CS), and Apache Maven 2.2.0, Java 1.6.</w:t>
      </w:r>
    </w:p>
    <w:p w:rsidR="00EE2778" w:rsidRDefault="00EE2778">
      <w:r>
        <w:t>This guide will display the directory location of installed components; by no means do your directories have to match the ones outlined here.  These directories are explicitly mentioned to aid some users through this process.</w:t>
      </w: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90564" w:rsidRDefault="00E90564" w:rsidP="00C2406D">
      <w:pPr>
        <w:pStyle w:val="Heading2"/>
      </w:pPr>
      <w:bookmarkStart w:id="7" w:name="_Toc153280335"/>
      <w:r>
        <w:lastRenderedPageBreak/>
        <w:t>Further Reading</w:t>
      </w:r>
      <w:bookmarkEnd w:id="7"/>
    </w:p>
    <w:p w:rsidR="00E90564" w:rsidRPr="00E90564" w:rsidRDefault="00E90564" w:rsidP="00C2406D">
      <w:pPr>
        <w:pStyle w:val="BodyText"/>
      </w:pPr>
    </w:p>
    <w:p w:rsidR="00EE2778" w:rsidRDefault="00EE2778">
      <w:r>
        <w:t xml:space="preserve">GST Foundation Website Link: </w:t>
      </w:r>
      <w:hyperlink r:id="rId10" w:history="1">
        <w:r>
          <w:rPr>
            <w:rStyle w:val="Hyperlink"/>
          </w:rPr>
          <w:t>http://</w:t>
        </w:r>
        <w:r w:rsidR="00E90564">
          <w:rPr>
            <w:rStyle w:val="Hyperlink"/>
          </w:rPr>
          <w:t>gsf.fatwire.com/</w:t>
        </w:r>
      </w:hyperlink>
    </w:p>
    <w:p w:rsidR="00EE2778" w:rsidRDefault="00EE2778">
      <w:r>
        <w:t xml:space="preserve">GST Foundation Minimal Installation Guide Link: </w:t>
      </w:r>
      <w:hyperlink r:id="rId11" w:history="1">
        <w:r>
          <w:rPr>
            <w:rStyle w:val="Hyperlink"/>
          </w:rPr>
          <w:t>http://www.nl.fatwire.com/dta/contrib/gst-foundation/InstallGuide.html</w:t>
        </w:r>
      </w:hyperlink>
    </w:p>
    <w:p w:rsidR="0074029E" w:rsidRDefault="00EE2778">
      <w:pPr>
        <w:rPr>
          <w:rStyle w:val="Hyperlink"/>
        </w:rPr>
      </w:pPr>
      <w:r>
        <w:t xml:space="preserve">GST Foundation ContentServer Servlet Profiling Tools: </w:t>
      </w:r>
      <w:hyperlink r:id="rId12" w:history="1">
        <w:r>
          <w:rPr>
            <w:rStyle w:val="Hyperlink"/>
          </w:rPr>
          <w:t>http://www.nl.fatwire.com/dta/contrib/webapp-profiling/</w:t>
        </w:r>
      </w:hyperlink>
    </w:p>
    <w:p w:rsidR="00E61DD5" w:rsidRDefault="00E61DD5">
      <w:pPr>
        <w:rPr>
          <w:rStyle w:val="Hyperlink"/>
        </w:rPr>
      </w:pPr>
      <w:r w:rsidRPr="00C2406D">
        <w:t xml:space="preserve">Subversion (version control system): </w:t>
      </w:r>
      <w:hyperlink r:id="rId13" w:history="1">
        <w:r w:rsidR="00A46CB4" w:rsidRPr="00807411">
          <w:rPr>
            <w:rStyle w:val="Hyperlink"/>
          </w:rPr>
          <w:t>http://svnbook.read-bean.com/</w:t>
        </w:r>
      </w:hyperlink>
    </w:p>
    <w:p w:rsidR="00A46CB4" w:rsidRDefault="00A46CB4">
      <w:pPr>
        <w:rPr>
          <w:rStyle w:val="Hyperlink"/>
        </w:rPr>
      </w:pPr>
      <w:r w:rsidRPr="00C2406D">
        <w:t xml:space="preserve">Maven (software project management &amp; comprehension tool): </w:t>
      </w:r>
      <w:hyperlink r:id="rId14" w:history="1">
        <w:r w:rsidR="00AB0B40" w:rsidRPr="00807411">
          <w:rPr>
            <w:rStyle w:val="Hyperlink"/>
          </w:rPr>
          <w:t>http://maven.apache.org/</w:t>
        </w:r>
      </w:hyperlink>
    </w:p>
    <w:p w:rsidR="00AB0B40" w:rsidRDefault="00AB0B40">
      <w:pPr>
        <w:rPr>
          <w:rStyle w:val="Hyperlink"/>
        </w:rPr>
      </w:pPr>
      <w:r w:rsidRPr="00C2406D">
        <w:t xml:space="preserve">Tuckey URL Rewrite: </w:t>
      </w:r>
      <w:hyperlink r:id="rId15" w:history="1">
        <w:r>
          <w:rPr>
            <w:rStyle w:val="Hyperlink"/>
          </w:rPr>
          <w:t>http://www.tuckey.org/urlrewrite/</w:t>
        </w:r>
      </w:hyperlink>
    </w:p>
    <w:p w:rsidR="00E61DD5" w:rsidRDefault="00E61DD5"/>
    <w:p w:rsidR="0074029E" w:rsidRDefault="0074029E">
      <w:pPr>
        <w:suppressAutoHyphens w:val="0"/>
      </w:pPr>
      <w:r>
        <w:br w:type="page"/>
      </w:r>
    </w:p>
    <w:p w:rsidR="00EE2778" w:rsidRPr="0074029E" w:rsidRDefault="00EE2778" w:rsidP="00C2406D">
      <w:pPr>
        <w:pStyle w:val="Heading2"/>
      </w:pPr>
      <w:bookmarkStart w:id="8" w:name="__RefHeading__1245_1461085060"/>
      <w:bookmarkStart w:id="9" w:name="_Toc271212391"/>
      <w:bookmarkStart w:id="10" w:name="_Toc153280336"/>
      <w:bookmarkEnd w:id="8"/>
      <w:r w:rsidRPr="0074029E">
        <w:lastRenderedPageBreak/>
        <w:t>Install and configure Content Server</w:t>
      </w:r>
      <w:bookmarkEnd w:id="9"/>
      <w:bookmarkEnd w:id="10"/>
    </w:p>
    <w:p w:rsidR="00EE2778" w:rsidRDefault="00EE2778">
      <w:pPr>
        <w:pStyle w:val="NoSpacing"/>
      </w:pPr>
    </w:p>
    <w:p w:rsidR="00EE2778" w:rsidRDefault="00EE2778">
      <w:pPr>
        <w:pStyle w:val="NoSpacing"/>
      </w:pPr>
      <w:r>
        <w:t xml:space="preserve">This guide uses Content Server (CS) 7.5 Patch </w:t>
      </w:r>
      <w:r w:rsidR="00C87140">
        <w:t>4</w:t>
      </w:r>
      <w:r>
        <w:t xml:space="preserve">; make sure you set it to use Apache Tomcat.  For example I have it installed in: </w:t>
      </w:r>
      <w:r w:rsidRPr="00C2406D">
        <w:rPr>
          <w:rStyle w:val="CodeSample"/>
        </w:rPr>
        <w:t>/Users/rgill/Library/JSK_CS753_CLEAN</w:t>
      </w:r>
    </w:p>
    <w:p w:rsidR="00EE2778" w:rsidRDefault="00EE2778">
      <w:pPr>
        <w:pStyle w:val="NoSpacing"/>
      </w:pPr>
      <w:r>
        <w:t xml:space="preserve">Note: I enabled all the Sample Sites.  This is my sample and sandbox Jump Start Kit (JSK). </w:t>
      </w:r>
    </w:p>
    <w:p w:rsidR="00EE2778" w:rsidRDefault="00EE2778">
      <w:pPr>
        <w:pStyle w:val="NoSpacing"/>
      </w:pPr>
    </w:p>
    <w:p w:rsidR="00EE2778" w:rsidRDefault="00EE2778">
      <w:pPr>
        <w:pStyle w:val="NoSpacing"/>
      </w:pPr>
      <w:r>
        <w:t>The following are configurations are required for Content Server and the Appli</w:t>
      </w:r>
      <w:r w:rsidR="00135D41">
        <w:t>cation Server to utilize the GSF</w:t>
      </w:r>
      <w:r>
        <w:t>.</w:t>
      </w:r>
    </w:p>
    <w:p w:rsidR="00EE2778" w:rsidRPr="00BA060F" w:rsidRDefault="00EE2778" w:rsidP="00C2406D">
      <w:pPr>
        <w:pStyle w:val="ListParagraph"/>
        <w:numPr>
          <w:ilvl w:val="0"/>
          <w:numId w:val="4"/>
        </w:numPr>
        <w:rPr>
          <w:rStyle w:val="HTMLTypewriter"/>
          <w:rFonts w:cs="Calibri"/>
        </w:rPr>
      </w:pPr>
      <w:r w:rsidRPr="00C2406D">
        <w:rPr>
          <w:highlight w:val="lightGray"/>
        </w:rPr>
        <w:t xml:space="preserve">Edit </w:t>
      </w:r>
      <w:r w:rsidRPr="00C2406D">
        <w:rPr>
          <w:rStyle w:val="CodeSample"/>
          <w:highlight w:val="lightGray"/>
        </w:rPr>
        <w:t>your futuretense_xcel.ini</w:t>
      </w:r>
      <w:r>
        <w:t xml:space="preserve"> file located in your </w:t>
      </w:r>
      <w:r w:rsidRPr="00C2406D">
        <w:rPr>
          <w:rStyle w:val="CodeSample"/>
        </w:rPr>
        <w:t>JSK/ContentServer/version#</w:t>
      </w:r>
      <w:r w:rsidR="00E61DD5">
        <w:t xml:space="preserve"> folder</w:t>
      </w:r>
      <w:r w:rsidR="00E61DD5">
        <w:br/>
      </w:r>
      <w:r>
        <w:t xml:space="preserve">For example: </w:t>
      </w:r>
      <w:r w:rsidRPr="00C2406D">
        <w:rPr>
          <w:rStyle w:val="CodeSample"/>
        </w:rPr>
        <w:t>/Users/rgill/Library/JSK_CS753_CLEAN/ContentServer/7.5.3</w:t>
      </w:r>
      <w:r w:rsidR="00BA060F">
        <w:br/>
      </w:r>
      <w:r>
        <w:t xml:space="preserve">Set the following property:  </w:t>
      </w:r>
      <w:r w:rsidR="00BA060F">
        <w:br/>
      </w:r>
      <w:r w:rsidRPr="00C2406D">
        <w:rPr>
          <w:rStyle w:val="CodeSample"/>
          <w:highlight w:val="lightGray"/>
        </w:rPr>
        <w:t>xcelerate.pageref=com.fatwire.gst.foundation.url.WraPageReference</w:t>
      </w:r>
    </w:p>
    <w:p w:rsidR="00EE2778" w:rsidRDefault="00EE2778">
      <w:pPr>
        <w:pStyle w:val="ListParagraph"/>
        <w:ind w:left="1080"/>
        <w:rPr>
          <w:rStyle w:val="HTMLTypewriter"/>
        </w:rPr>
      </w:pPr>
      <w:r>
        <w:rPr>
          <w:rStyle w:val="HTMLTypewriter"/>
        </w:rPr>
        <w:t>Note: use # if you wish to comment the existing entry and the add this entry under it</w:t>
      </w:r>
    </w:p>
    <w:p w:rsidR="00EE2778" w:rsidRDefault="00EE2778">
      <w:pPr>
        <w:pStyle w:val="ListParagraph"/>
        <w:ind w:left="1080"/>
        <w:rPr>
          <w:rStyle w:val="HTMLTypewriter"/>
        </w:rPr>
      </w:pPr>
      <w:r>
        <w:rPr>
          <w:rStyle w:val="HTMLTypewriter"/>
        </w:rPr>
        <w:t>For example:</w:t>
      </w:r>
    </w:p>
    <w:p w:rsidR="00EE2778" w:rsidRPr="00C2406D" w:rsidRDefault="00EE2778">
      <w:pPr>
        <w:pStyle w:val="ListParagraph"/>
        <w:spacing w:after="40" w:line="100" w:lineRule="atLeast"/>
        <w:ind w:left="2160"/>
        <w:rPr>
          <w:rStyle w:val="CodeSample"/>
          <w:highlight w:val="lightGray"/>
        </w:rPr>
      </w:pPr>
      <w:r w:rsidRPr="00C2406D">
        <w:rPr>
          <w:rStyle w:val="CodeSample"/>
        </w:rPr>
        <w:t xml:space="preserve">   </w:t>
      </w:r>
      <w:r w:rsidRPr="00C2406D">
        <w:rPr>
          <w:rStyle w:val="CodeSample"/>
          <w:highlight w:val="lightGray"/>
        </w:rPr>
        <w:t>#xcelerate.pageref=com.openmarket.xcelerate.publish.PageRef</w:t>
      </w:r>
    </w:p>
    <w:p w:rsidR="00EE2778" w:rsidRPr="00C2406D" w:rsidRDefault="00EE2778">
      <w:pPr>
        <w:pStyle w:val="ListParagraph"/>
        <w:spacing w:after="40" w:line="100" w:lineRule="atLeast"/>
        <w:ind w:left="2160"/>
        <w:rPr>
          <w:rStyle w:val="CodeSample"/>
        </w:rPr>
      </w:pPr>
      <w:r w:rsidRPr="00C2406D">
        <w:rPr>
          <w:rStyle w:val="CodeSample"/>
          <w:highlight w:val="lightGray"/>
        </w:rPr>
        <w:t xml:space="preserve">   xcelerate.pageref=com.fatwire.gst.foundation.url.WraPageReference</w:t>
      </w:r>
    </w:p>
    <w:p w:rsidR="00EE2778" w:rsidRDefault="00EE2778">
      <w:pPr>
        <w:spacing w:line="100" w:lineRule="atLeast"/>
      </w:pPr>
    </w:p>
    <w:p w:rsidR="00EE2778" w:rsidRDefault="00EE2778" w:rsidP="00C2406D">
      <w:pPr>
        <w:pStyle w:val="ListParagraph"/>
        <w:numPr>
          <w:ilvl w:val="0"/>
          <w:numId w:val="4"/>
        </w:numPr>
        <w:rPr>
          <w:iCs/>
        </w:rPr>
      </w:pPr>
      <w:r>
        <w:t xml:space="preserve">Edit each CS environment </w:t>
      </w:r>
      <w:r w:rsidRPr="00C2406D">
        <w:rPr>
          <w:highlight w:val="lightGray"/>
        </w:rPr>
        <w:t xml:space="preserve">set the system property </w:t>
      </w:r>
      <w:r w:rsidRPr="00C2406D">
        <w:rPr>
          <w:rStyle w:val="CodeSample"/>
          <w:highlight w:val="lightGray"/>
        </w:rPr>
        <w:t>com.fatwire.gst.foundation.env-name</w:t>
      </w:r>
      <w:r>
        <w:rPr>
          <w:iCs/>
        </w:rPr>
        <w:t xml:space="preserve"> in your </w:t>
      </w:r>
      <w:del w:id="11" w:author=" Dolf Dijkstra" w:date="2011-03-24T13:24:00Z">
        <w:r w:rsidRPr="00C2406D" w:rsidDel="009A02C6">
          <w:rPr>
            <w:rStyle w:val="CodeSample"/>
          </w:rPr>
          <w:delText>catalina.bat</w:delText>
        </w:r>
      </w:del>
      <w:ins w:id="12" w:author=" Dolf Dijkstra" w:date="2011-03-24T13:24:00Z">
        <w:r w:rsidR="009A02C6">
          <w:rPr>
            <w:rStyle w:val="CodeSample"/>
          </w:rPr>
          <w:t>startup.bat</w:t>
        </w:r>
      </w:ins>
      <w:r>
        <w:rPr>
          <w:iCs/>
        </w:rPr>
        <w:t xml:space="preserve"> or </w:t>
      </w:r>
      <w:del w:id="13" w:author=" Dolf Dijkstra" w:date="2011-03-24T13:25:00Z">
        <w:r w:rsidRPr="00C2406D" w:rsidDel="009A02C6">
          <w:rPr>
            <w:rStyle w:val="CodeSample"/>
          </w:rPr>
          <w:delText>catalina</w:delText>
        </w:r>
      </w:del>
      <w:ins w:id="14" w:author=" Dolf Dijkstra" w:date="2011-03-24T13:25:00Z">
        <w:r w:rsidR="009A02C6">
          <w:rPr>
            <w:rStyle w:val="CodeSample"/>
          </w:rPr>
          <w:t>startup</w:t>
        </w:r>
      </w:ins>
      <w:r w:rsidRPr="00C2406D">
        <w:rPr>
          <w:rStyle w:val="CodeSample"/>
        </w:rPr>
        <w:t>.sh</w:t>
      </w:r>
      <w:r>
        <w:rPr>
          <w:iCs/>
        </w:rPr>
        <w:t xml:space="preserve">                                            (assuming you’re using Apache Tomcat) located in your </w:t>
      </w:r>
      <w:r w:rsidRPr="00C2406D">
        <w:rPr>
          <w:rStyle w:val="CodeSample"/>
        </w:rPr>
        <w:t>Application Server/bin</w:t>
      </w:r>
      <w:r>
        <w:rPr>
          <w:iCs/>
        </w:rPr>
        <w:t xml:space="preserve">.                                                                                                                                                                                                 You can set </w:t>
      </w:r>
      <w:r w:rsidRPr="00C2406D">
        <w:rPr>
          <w:rStyle w:val="CodeSample"/>
          <w:highlight w:val="lightGray"/>
        </w:rPr>
        <w:t>com.fatwire.gst.foundation.env-name=fatwire-dev</w:t>
      </w:r>
      <w:r>
        <w:rPr>
          <w:iCs/>
        </w:rPr>
        <w:t xml:space="preserve"> at the end of:                                                                                                                                         </w:t>
      </w:r>
      <w:r w:rsidRPr="00C2406D">
        <w:rPr>
          <w:rStyle w:val="CodeSample"/>
          <w:highlight w:val="lightGray"/>
        </w:rPr>
        <w:t>set CATALINA_OPTS=%CATALINA_OPTS%</w:t>
      </w:r>
      <w:r>
        <w:rPr>
          <w:iCs/>
        </w:rPr>
        <w:t xml:space="preserve"> [</w:t>
      </w:r>
      <w:del w:id="15" w:author=" Dolf Dijkstra" w:date="2011-03-24T13:25:00Z">
        <w:r w:rsidDel="009A02C6">
          <w:rPr>
            <w:iCs/>
          </w:rPr>
          <w:delText>catalina</w:delText>
        </w:r>
      </w:del>
      <w:ins w:id="16" w:author=" Dolf Dijkstra" w:date="2011-03-24T13:25:00Z">
        <w:r w:rsidR="009A02C6">
          <w:rPr>
            <w:iCs/>
          </w:rPr>
          <w:t>startup</w:t>
        </w:r>
      </w:ins>
      <w:r>
        <w:rPr>
          <w:iCs/>
        </w:rPr>
        <w:t>.bat]</w:t>
      </w:r>
      <w:r w:rsidR="00E61DD5">
        <w:rPr>
          <w:iCs/>
        </w:rPr>
        <w:t xml:space="preserve"> o</w:t>
      </w:r>
      <w:r>
        <w:rPr>
          <w:iCs/>
        </w:rPr>
        <w:t>r</w:t>
      </w:r>
      <w:r w:rsidR="00E61DD5">
        <w:rPr>
          <w:iCs/>
        </w:rPr>
        <w:t xml:space="preserve"> </w:t>
      </w:r>
      <w:r w:rsidRPr="00C2406D">
        <w:rPr>
          <w:rStyle w:val="CodeSample"/>
          <w:highlight w:val="lightGray"/>
        </w:rPr>
        <w:t>CATALINA_OPTS="$CATALINA_OPTS</w:t>
      </w:r>
      <w:r>
        <w:rPr>
          <w:iCs/>
        </w:rPr>
        <w:t xml:space="preserve"> [</w:t>
      </w:r>
      <w:del w:id="17" w:author=" Dolf Dijkstra" w:date="2011-03-24T13:25:00Z">
        <w:r w:rsidDel="009A02C6">
          <w:rPr>
            <w:iCs/>
          </w:rPr>
          <w:delText>catalina</w:delText>
        </w:r>
      </w:del>
      <w:ins w:id="18" w:author=" Dolf Dijkstra" w:date="2011-03-24T13:25:00Z">
        <w:r w:rsidR="009A02C6">
          <w:rPr>
            <w:iCs/>
          </w:rPr>
          <w:t>startup</w:t>
        </w:r>
      </w:ins>
      <w:r>
        <w:rPr>
          <w:iCs/>
        </w:rPr>
        <w:t xml:space="preserve">.sh]                                                                                                                                                                    For example:  </w:t>
      </w:r>
      <w:r w:rsidRPr="00C2406D">
        <w:rPr>
          <w:rStyle w:val="CodeSample"/>
        </w:rPr>
        <w:t>/Users/rgill/Library/JSK_CS753_CLEAN/App_Server/apache-tomcat-6.0.18/bin/</w:t>
      </w:r>
      <w:del w:id="19" w:author=" Dolf Dijkstra" w:date="2011-03-24T13:25:00Z">
        <w:r w:rsidRPr="00C2406D" w:rsidDel="009A02C6">
          <w:rPr>
            <w:rStyle w:val="CodeSample"/>
          </w:rPr>
          <w:delText>catalina</w:delText>
        </w:r>
      </w:del>
      <w:ins w:id="20" w:author=" Dolf Dijkstra" w:date="2011-03-24T13:25:00Z">
        <w:r w:rsidR="009A02C6">
          <w:rPr>
            <w:rStyle w:val="CodeSample"/>
          </w:rPr>
          <w:t>startup</w:t>
        </w:r>
      </w:ins>
      <w:r w:rsidRPr="00C2406D">
        <w:rPr>
          <w:rStyle w:val="CodeSample"/>
        </w:rPr>
        <w:t xml:space="preserve">.sh </w:t>
      </w:r>
      <w:r>
        <w:rPr>
          <w:iCs/>
        </w:rPr>
        <w:t>has the following</w:t>
      </w:r>
    </w:p>
    <w:p w:rsidR="0074029E" w:rsidRPr="00C2406D" w:rsidRDefault="00EE2778">
      <w:pPr>
        <w:pStyle w:val="ListParagraph"/>
        <w:rPr>
          <w:rStyle w:val="CodeSample"/>
        </w:rPr>
      </w:pPr>
      <w:r w:rsidRPr="00C2406D">
        <w:rPr>
          <w:rStyle w:val="CodeSample"/>
          <w:highlight w:val="lightGray"/>
        </w:rPr>
        <w:t>CATALINA_OPTS="</w:t>
      </w:r>
      <w:del w:id="21" w:author=" Dolf Dijkstra" w:date="2011-03-24T13:25:00Z">
        <w:r w:rsidRPr="00C2406D" w:rsidDel="009A02C6">
          <w:rPr>
            <w:rStyle w:val="CodeSample"/>
            <w:highlight w:val="lightGray"/>
          </w:rPr>
          <w:delText xml:space="preserve">$CATALINA_OPTS </w:delText>
        </w:r>
      </w:del>
      <w:r w:rsidRPr="00C2406D">
        <w:rPr>
          <w:rStyle w:val="CodeSample"/>
          <w:highlight w:val="lightGray"/>
        </w:rPr>
        <w:t>-Xms384m -Xmx512m -XX</w:t>
      </w:r>
      <w:proofErr w:type="gramStart"/>
      <w:r w:rsidRPr="00C2406D">
        <w:rPr>
          <w:rStyle w:val="CodeSample"/>
          <w:highlight w:val="lightGray"/>
        </w:rPr>
        <w:t>:MaxPermSize</w:t>
      </w:r>
      <w:proofErr w:type="gramEnd"/>
      <w:r w:rsidRPr="00C2406D">
        <w:rPr>
          <w:rStyle w:val="CodeSample"/>
          <w:highlight w:val="lightGray"/>
        </w:rPr>
        <w:t>=128m -Dfile.encoding=UTF-8 -Dcom.fatwire.gst.foundation.env-name=fatwire-dev"</w:t>
      </w:r>
    </w:p>
    <w:p w:rsidR="0074029E" w:rsidRDefault="0074029E">
      <w:pPr>
        <w:suppressAutoHyphens w:val="0"/>
        <w:rPr>
          <w:rStyle w:val="HTMLTypewriter"/>
          <w:rFonts w:cs="Calibri"/>
          <w:sz w:val="18"/>
          <w:szCs w:val="18"/>
        </w:rPr>
      </w:pPr>
      <w:r>
        <w:rPr>
          <w:rStyle w:val="HTMLTypewriter"/>
          <w:rFonts w:cs="Calibri"/>
          <w:sz w:val="18"/>
          <w:szCs w:val="18"/>
        </w:rPr>
        <w:br w:type="page"/>
      </w:r>
    </w:p>
    <w:p w:rsidR="00EE2778" w:rsidRDefault="00EE2778" w:rsidP="00C2406D">
      <w:pPr>
        <w:pStyle w:val="Heading2"/>
      </w:pPr>
      <w:bookmarkStart w:id="22" w:name="__RefHeading__1247_1461085060"/>
      <w:bookmarkStart w:id="23" w:name="__RefHeading__2613_1461085060"/>
      <w:bookmarkStart w:id="24" w:name="__RefHeading__1249_1461085060"/>
      <w:bookmarkStart w:id="25" w:name="_Toc271212393"/>
      <w:bookmarkStart w:id="26" w:name="_Toc153280337"/>
      <w:bookmarkEnd w:id="22"/>
      <w:bookmarkEnd w:id="23"/>
      <w:bookmarkEnd w:id="24"/>
      <w:r>
        <w:lastRenderedPageBreak/>
        <w:t xml:space="preserve">Import Content Server jars </w:t>
      </w:r>
      <w:r w:rsidR="00BA060F">
        <w:t>in</w:t>
      </w:r>
      <w:r>
        <w:t>to Maven</w:t>
      </w:r>
      <w:bookmarkEnd w:id="25"/>
      <w:bookmarkEnd w:id="26"/>
    </w:p>
    <w:p w:rsidR="00EE2778" w:rsidRDefault="00EE2778">
      <w:pPr>
        <w:pStyle w:val="NoSpacing"/>
      </w:pPr>
    </w:p>
    <w:p w:rsidR="005F7AF5" w:rsidRDefault="005F7AF5">
      <w:pPr>
        <w:pStyle w:val="NoSpacing"/>
      </w:pPr>
      <w:r>
        <w:t>Ensure that Maven is installed.  For details refer to Appendix A.</w:t>
      </w:r>
    </w:p>
    <w:p w:rsidR="00EE2778" w:rsidRDefault="00EE2778">
      <w:pPr>
        <w:pStyle w:val="NoSpacing"/>
      </w:pPr>
      <w:r>
        <w:t xml:space="preserve">We need to </w:t>
      </w:r>
      <w:r w:rsidRPr="00C2406D">
        <w:rPr>
          <w:highlight w:val="lightGray"/>
        </w:rPr>
        <w:t>add the Content Server jars to Maven</w:t>
      </w:r>
      <w:r>
        <w:t xml:space="preserve">.  You can download a </w:t>
      </w:r>
      <w:r w:rsidR="001C40AC">
        <w:t>s</w:t>
      </w:r>
      <w:r>
        <w:t xml:space="preserve">hell </w:t>
      </w:r>
      <w:r w:rsidR="001C40AC">
        <w:t>s</w:t>
      </w:r>
      <w:r>
        <w:t>cript that automates this process.  If you’re on Windows you can rename the file to have the extension to .bat and change the file to conform to Command Prompt commands.  You can also just copy and paste the commands to your terminal / command prompt.   Note: You can configure the script to run anywhere as long as you provide the proper path to the jars in the import script.</w:t>
      </w:r>
    </w:p>
    <w:p w:rsidR="00A00813" w:rsidRDefault="00EE2778" w:rsidP="00C2406D">
      <w:pPr>
        <w:pStyle w:val="NoSpacing"/>
        <w:numPr>
          <w:ilvl w:val="0"/>
          <w:numId w:val="2"/>
        </w:numPr>
      </w:pPr>
      <w:r>
        <w:t xml:space="preserve">Download the script file (or copy from next page) to your </w:t>
      </w:r>
      <w:r w:rsidRPr="00C2406D">
        <w:rPr>
          <w:rStyle w:val="CodeSample"/>
        </w:rPr>
        <w:t xml:space="preserve">Application Server/webapps/cs/WEB-INF/lib </w:t>
      </w:r>
      <w:r>
        <w:t>directory.                                                                                                                            My path would be</w:t>
      </w:r>
      <w:r w:rsidRPr="00C2406D">
        <w:rPr>
          <w:rStyle w:val="CodeSample"/>
        </w:rPr>
        <w:t>:  /Users/rgill/Library/JSK_CS753_CLEAN/App_Server/apache-tomcat-6.0.18/webapps/cs/WEB-INF/lib</w:t>
      </w:r>
      <w:r w:rsidR="00A00813">
        <w:t xml:space="preserve">                                                           Download from: </w:t>
      </w:r>
      <w:hyperlink r:id="rId16" w:history="1">
        <w:r w:rsidR="00A00813" w:rsidRPr="00BF278F">
          <w:rPr>
            <w:rStyle w:val="Hyperlink"/>
          </w:rPr>
          <w:t>http://source.developernet.fatwire.com/devnet/contrib/</w:t>
        </w:r>
      </w:hyperlink>
      <w:r w:rsidR="00A00813">
        <w:t xml:space="preserve"> (DOS batch format, convert to shell script if required).</w:t>
      </w:r>
    </w:p>
    <w:p w:rsidR="00EE2778" w:rsidRDefault="00EE2778" w:rsidP="00C2406D">
      <w:pPr>
        <w:pStyle w:val="NoSpacing"/>
        <w:numPr>
          <w:ilvl w:val="0"/>
          <w:numId w:val="2"/>
        </w:numPr>
      </w:pPr>
      <w:r>
        <w:t xml:space="preserve">Edit the </w:t>
      </w:r>
      <w:r w:rsidRPr="00C2406D">
        <w:rPr>
          <w:rStyle w:val="CodeSample"/>
        </w:rPr>
        <w:t>mvn-import.sh</w:t>
      </w:r>
      <w:r>
        <w:t xml:space="preserve"> file to add the correct </w:t>
      </w:r>
      <w:r w:rsidRPr="00C2406D">
        <w:rPr>
          <w:rStyle w:val="CodeSample"/>
        </w:rPr>
        <w:t>VERSION</w:t>
      </w:r>
      <w:r>
        <w:t xml:space="preserve">.  ex: </w:t>
      </w:r>
      <w:r w:rsidRPr="00C2406D">
        <w:rPr>
          <w:rStyle w:val="CodeSample"/>
        </w:rPr>
        <w:t>VERSION=7.5.3</w:t>
      </w:r>
    </w:p>
    <w:p w:rsidR="00EE2778" w:rsidRDefault="00EE2778" w:rsidP="00C2406D">
      <w:pPr>
        <w:pStyle w:val="NoSpacing"/>
        <w:numPr>
          <w:ilvl w:val="0"/>
          <w:numId w:val="2"/>
        </w:numPr>
      </w:pPr>
      <w:r>
        <w:t xml:space="preserve">Edit the file so any jar that is not in your </w:t>
      </w:r>
      <w:r w:rsidRPr="00C2406D">
        <w:rPr>
          <w:rStyle w:val="CodeSample"/>
        </w:rPr>
        <w:t>WEB-INF/lib</w:t>
      </w:r>
      <w:r>
        <w:t xml:space="preserve"> directory is not imported.                                                                                                                                 For example, in my CS 7.5 P3, I do not have the following jars: </w:t>
      </w:r>
      <w:r w:rsidRPr="00C2406D">
        <w:rPr>
          <w:rStyle w:val="CodeSample"/>
        </w:rPr>
        <w:t xml:space="preserve">commercedata.jar, cs-portlet.jar, </w:t>
      </w:r>
      <w:r w:rsidRPr="00E61DD5">
        <w:t>and</w:t>
      </w:r>
      <w:r w:rsidRPr="00C2406D">
        <w:rPr>
          <w:rStyle w:val="CodeSample"/>
        </w:rPr>
        <w:t xml:space="preserve"> spark.jar</w:t>
      </w:r>
      <w:r>
        <w:t xml:space="preserve">                                                                           </w:t>
      </w:r>
      <w:proofErr w:type="gramStart"/>
      <w:r>
        <w:t>These</w:t>
      </w:r>
      <w:proofErr w:type="gramEnd"/>
      <w:r>
        <w:t xml:space="preserve"> have been commented out, comments in Windows are REM and in *NIX its #.</w:t>
      </w:r>
    </w:p>
    <w:p w:rsidR="00EE2778" w:rsidRDefault="00EE2778" w:rsidP="00C2406D">
      <w:pPr>
        <w:pStyle w:val="NoSpacing"/>
        <w:numPr>
          <w:ilvl w:val="0"/>
          <w:numId w:val="2"/>
        </w:numPr>
      </w:pPr>
      <w:r>
        <w:t xml:space="preserve">Change into the directory of your </w:t>
      </w:r>
      <w:r w:rsidRPr="00C2406D">
        <w:rPr>
          <w:rStyle w:val="CodeSample"/>
        </w:rPr>
        <w:t>WEB-INF/lib</w:t>
      </w:r>
      <w:r>
        <w:t xml:space="preserve">.  Either run the script or </w:t>
      </w:r>
      <w:proofErr w:type="gramStart"/>
      <w:r>
        <w:t>copy</w:t>
      </w:r>
      <w:proofErr w:type="gramEnd"/>
      <w:r>
        <w:t xml:space="preserve"> the commands to your terminal / prompt.                                                                                                                                                     These jars will install into your Maven and are mandatory. </w:t>
      </w:r>
    </w:p>
    <w:p w:rsidR="00EE2778" w:rsidRPr="00C2406D" w:rsidRDefault="00EE2778">
      <w:pPr>
        <w:pageBreakBefore/>
        <w:spacing w:after="0" w:line="100" w:lineRule="atLeast"/>
        <w:rPr>
          <w:rStyle w:val="CodeSample"/>
          <w:sz w:val="14"/>
          <w:szCs w:val="14"/>
          <w:highlight w:val="lightGray"/>
        </w:rPr>
      </w:pPr>
      <w:proofErr w:type="gramStart"/>
      <w:r w:rsidRPr="00C2406D">
        <w:rPr>
          <w:rStyle w:val="CodeSample"/>
          <w:sz w:val="14"/>
          <w:szCs w:val="14"/>
          <w:highlight w:val="lightGray"/>
        </w:rPr>
        <w:lastRenderedPageBreak/>
        <w:t>#!/</w:t>
      </w:r>
      <w:proofErr w:type="gramEnd"/>
      <w:r w:rsidRPr="00C2406D">
        <w:rPr>
          <w:rStyle w:val="CodeSample"/>
          <w:sz w:val="14"/>
          <w:szCs w:val="14"/>
          <w:highlight w:val="lightGray"/>
        </w:rPr>
        <w:t>bin/sh</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VERSION=7.5.3</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-Dfile=assetapi-impl.jar -DgroupId=com.fatwire.cs -DartifactId=assetapi-impl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-Dfile=assetapi.jar -DgroupId=com.fatwire.cs -DartifactId=assetapi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-Dfile=assetframework.jar -DgroupId=com.fatwire.cs -DartifactId=assetframework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-Dfile=assetmaker.jar -DgroupId=com.fatwire.cs -DartifactId=assetmaker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-Dfile=basic.jar -DgroupId=com.fatwire.cs -DartifactId=basic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-Dfile=batch.jar -DgroupId=com.fatwire.cs -DartifactId=batch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-Dfile=catalog.jar -DgroupId=com.fatwire.cs -DartifactId=catalog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w:t>
      </w:r>
      <w:proofErr w:type="gramStart"/>
      <w:r w:rsidRPr="00C2406D">
        <w:rPr>
          <w:rStyle w:val="CodeSample"/>
          <w:sz w:val="14"/>
          <w:szCs w:val="14"/>
          <w:highlight w:val="lightGray"/>
        </w:rPr>
        <w:t>:install</w:t>
      </w:r>
      <w:proofErr w:type="gramEnd"/>
      <w:r w:rsidRPr="00C2406D">
        <w:rPr>
          <w:rStyle w:val="CodeSample"/>
          <w:sz w:val="14"/>
          <w:szCs w:val="14"/>
          <w:highlight w:val="lightGray"/>
        </w:rPr>
        <w:t>-file -Dfile=commercedata.jar -DgroupId=com.fatwire.cs -DartifactId=commercedata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-Dfile=cs-core.jar -DgroupId=com.fatwire.cs -DartifactId=cs-core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w:t>
      </w:r>
      <w:proofErr w:type="gramStart"/>
      <w:r w:rsidRPr="00C2406D">
        <w:rPr>
          <w:rStyle w:val="CodeSample"/>
          <w:sz w:val="14"/>
          <w:szCs w:val="14"/>
          <w:highlight w:val="lightGray"/>
        </w:rPr>
        <w:t>:install</w:t>
      </w:r>
      <w:proofErr w:type="gramEnd"/>
      <w:r w:rsidRPr="00C2406D">
        <w:rPr>
          <w:rStyle w:val="CodeSample"/>
          <w:sz w:val="14"/>
          <w:szCs w:val="14"/>
          <w:highlight w:val="lightGray"/>
        </w:rPr>
        <w:t>-file -Dfile=cs-portlet.jar -DgroupId=com.fatwire.cs -DartifactId=cs-portlet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-Dfile=cs.jar -DgroupId=com.fatwire.cs -DartifactId=cs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-Dfile=cscommerce.jar -DgroupId=com.fatwire.cs -DartifactId=cscommerce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-Dfile=directory.jar -DgroupId=com.fatwire.cs -DartifactId=directory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-Dfile=firstsite-filter.jar -DgroupId=com.fatwire.cs -DartifactId=firstsite-filter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-Dfile=firstsite-uri.jar -DgroupId=com.fatwire.cs -DartifactId=firstsite-uri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-Dfile=flame.jar -DgroupId=com.fatwire.cs -DartifactId=flame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-Dfile=framework.jar -DgroupId=com.fatwire.cs -DartifactId=framework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-Dfile=gator.jar -DgroupId=com.fatwire.cs -DartifactId=gator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-Dfile=gatorbulk.jar -DgroupId=com.fatwire.cs -DartifactId=gatorbulk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-Dfile=ics.jar -DgroupId=com.fatwire.cs -DartifactId=ics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-Dfile=logging.jar -DgroupId=com.fatwire.cs -DartifactId=logging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-Dfile=lucene-search.jar -DgroupId=com.fatwire.cs -DartifactId=lucene-search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-Dfile=MSXML.jar -DgroupId=com.fatwire.cs -DartifactId=MSXML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-Dfile=rules.jar -DgroupId=com.fatwire.cs -DartifactId=rules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-Dfile=sampleasset.jar -DgroupId=com.fatwire.cs -DartifactId=sampleasset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w:t>
      </w:r>
      <w:proofErr w:type="gramStart"/>
      <w:r w:rsidRPr="00C2406D">
        <w:rPr>
          <w:rStyle w:val="CodeSample"/>
          <w:sz w:val="14"/>
          <w:szCs w:val="14"/>
          <w:highlight w:val="lightGray"/>
        </w:rPr>
        <w:t>:install</w:t>
      </w:r>
      <w:proofErr w:type="gramEnd"/>
      <w:r w:rsidRPr="00C2406D">
        <w:rPr>
          <w:rStyle w:val="CodeSample"/>
          <w:sz w:val="14"/>
          <w:szCs w:val="14"/>
          <w:highlight w:val="lightGray"/>
        </w:rPr>
        <w:t>-file -Dfile=spark.jar -DgroupId=com.fatwire.cs -DartifactId=spark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-Dfile=sparksample.jar -DgroupId=com.fatwire.cs -DartifactId=sparksample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-Dfile=sseed.jar -DgroupId=com.fatwire.cs -DartifactId=sseed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-Dfile=sserve.jar -DgroupId=com.fatwire.cs -DartifactId=sserve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-Dfile=transformer.jar -DgroupId=com.fatwire.cs -DartifactId=transformer -Dversion=$VERSION -Dpackaging=jar -DgeneratePom=true</w:t>
      </w:r>
    </w:p>
    <w:p w:rsidR="00EE2778" w:rsidRPr="00C2406D" w:rsidRDefault="00EE2778">
      <w:pPr>
        <w:spacing w:after="0" w:line="100" w:lineRule="atLeast"/>
        <w:rPr>
          <w:rStyle w:val="CodeSample"/>
          <w:sz w:val="14"/>
          <w:szCs w:val="14"/>
          <w:highlight w:val="lightGray"/>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-Dfile=visitor.jar -DgroupId=com.fatwire.cs -DartifactId=visitor -Dversion=$VERSION -Dpackaging=jar -DgeneratePom=true</w:t>
      </w:r>
    </w:p>
    <w:p w:rsidR="00EE2778" w:rsidRPr="00C2406D" w:rsidRDefault="00EE2778">
      <w:pPr>
        <w:spacing w:after="0" w:line="100" w:lineRule="atLeast"/>
        <w:rPr>
          <w:rStyle w:val="CodeSample"/>
          <w:sz w:val="14"/>
          <w:szCs w:val="14"/>
        </w:rPr>
      </w:pPr>
      <w:proofErr w:type="gramStart"/>
      <w:r w:rsidRPr="00C2406D">
        <w:rPr>
          <w:rStyle w:val="CodeSample"/>
          <w:sz w:val="14"/>
          <w:szCs w:val="14"/>
          <w:highlight w:val="lightGray"/>
        </w:rPr>
        <w:t>mvn</w:t>
      </w:r>
      <w:proofErr w:type="gramEnd"/>
      <w:r w:rsidRPr="00C2406D">
        <w:rPr>
          <w:rStyle w:val="CodeSample"/>
          <w:sz w:val="14"/>
          <w:szCs w:val="14"/>
          <w:highlight w:val="lightGray"/>
        </w:rPr>
        <w:t xml:space="preserve"> -B install:install-file -Dfile=xcelerate.jar -DgroupId=com.fatwire.cs -DartifactId=xcelerate -Dversion=$VERSION -Dpackaging=jar -DgeneratePom=true</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27" w:name="__RefHeading__2615_1461085060"/>
      <w:bookmarkStart w:id="28" w:name="__RefHeading__1251_1461085060"/>
      <w:bookmarkStart w:id="29" w:name="_Toc271212394"/>
      <w:bookmarkEnd w:id="27"/>
      <w:bookmarkEnd w:id="28"/>
      <w:r>
        <w:br w:type="page"/>
      </w:r>
    </w:p>
    <w:p w:rsidR="00721EE8" w:rsidRDefault="00721EE8" w:rsidP="00C2406D">
      <w:pPr>
        <w:pStyle w:val="Heading2"/>
      </w:pPr>
      <w:bookmarkStart w:id="30" w:name="_Toc153280338"/>
      <w:r>
        <w:lastRenderedPageBreak/>
        <w:t>Obtain the GSF</w:t>
      </w:r>
      <w:bookmarkEnd w:id="30"/>
    </w:p>
    <w:p w:rsidR="00721EE8" w:rsidRPr="00721EE8" w:rsidRDefault="00721EE8" w:rsidP="00721EE8"/>
    <w:p w:rsidR="00721EE8" w:rsidRDefault="00721EE8" w:rsidP="00721EE8">
      <w:r>
        <w:t xml:space="preserve">It is necessary to obtain the GSF from the Internet.  The bundle is comprised of several types of components, including a jar file, several database table files, a tag library, documentation, etc.  </w:t>
      </w:r>
    </w:p>
    <w:p w:rsidR="00721EE8" w:rsidRDefault="00721EE8" w:rsidP="00721EE8">
      <w:r>
        <w:t>The Jar file can be downloaded directly from the following URL:</w:t>
      </w:r>
    </w:p>
    <w:p w:rsidR="00721EE8" w:rsidRDefault="000D2547" w:rsidP="00721EE8">
      <w:pPr>
        <w:rPr>
          <w:rStyle w:val="Hyperlink"/>
        </w:rPr>
      </w:pPr>
      <w:ins w:id="31" w:author=" Dolf Dijkstra" w:date="2011-03-24T13:27:00Z">
        <w:r>
          <w:fldChar w:fldCharType="begin"/>
        </w:r>
        <w:r w:rsidR="009A02C6">
          <w:instrText xml:space="preserve"> HYPERLINK "</w:instrText>
        </w:r>
      </w:ins>
      <w:r w:rsidRPr="000D2547">
        <w:rPr>
          <w:rPrChange w:id="32" w:author=" Dolf Dijkstra" w:date="2011-03-24T13:27:00Z">
            <w:rPr>
              <w:rStyle w:val="Hyperlink"/>
            </w:rPr>
          </w:rPrChange>
        </w:rPr>
        <w:instrText>http://www.nl.fatwire.com/maven2/com/fatwire/gst/gst-foundation-all/1.</w:instrText>
      </w:r>
      <w:ins w:id="33" w:author=" Dolf Dijkstra" w:date="2011-03-24T13:27:00Z">
        <w:r w:rsidRPr="000D2547">
          <w:rPr>
            <w:rPrChange w:id="34" w:author=" Dolf Dijkstra" w:date="2011-03-24T13:27:00Z">
              <w:rPr>
                <w:rStyle w:val="Hyperlink"/>
              </w:rPr>
            </w:rPrChange>
          </w:rPr>
          <w:instrText>1</w:instrText>
        </w:r>
      </w:ins>
      <w:r w:rsidRPr="000D2547">
        <w:rPr>
          <w:rPrChange w:id="35" w:author=" Dolf Dijkstra" w:date="2011-03-24T13:27:00Z">
            <w:rPr>
              <w:rStyle w:val="Hyperlink"/>
            </w:rPr>
          </w:rPrChange>
        </w:rPr>
        <w:instrText>/</w:instrText>
      </w:r>
      <w:ins w:id="36" w:author=" Dolf Dijkstra" w:date="2011-03-24T13:27:00Z">
        <w:r w:rsidR="009A02C6">
          <w:instrText xml:space="preserve">" </w:instrText>
        </w:r>
        <w:r>
          <w:fldChar w:fldCharType="separate"/>
        </w:r>
      </w:ins>
      <w:r w:rsidR="009A02C6" w:rsidRPr="00E17CFA">
        <w:rPr>
          <w:rStyle w:val="Hyperlink"/>
        </w:rPr>
        <w:t>http://www.nl.fatwire.com/maven2/com/fatwire/gst/gst-foundation-all/1.</w:t>
      </w:r>
      <w:ins w:id="37" w:author=" Dolf Dijkstra" w:date="2011-03-24T13:27:00Z">
        <w:r w:rsidR="009A02C6" w:rsidRPr="00E17CFA">
          <w:rPr>
            <w:rStyle w:val="Hyperlink"/>
          </w:rPr>
          <w:t>1</w:t>
        </w:r>
      </w:ins>
      <w:del w:id="38" w:author=" Dolf Dijkstra" w:date="2011-03-24T13:27:00Z">
        <w:r w:rsidR="009A02C6" w:rsidRPr="00E17CFA" w:rsidDel="009A02C6">
          <w:rPr>
            <w:rStyle w:val="Hyperlink"/>
          </w:rPr>
          <w:delText>0</w:delText>
        </w:r>
      </w:del>
      <w:r w:rsidR="009A02C6" w:rsidRPr="00E17CFA">
        <w:rPr>
          <w:rStyle w:val="Hyperlink"/>
        </w:rPr>
        <w:t>/</w:t>
      </w:r>
      <w:ins w:id="39" w:author=" Dolf Dijkstra" w:date="2011-03-24T13:27:00Z">
        <w:r>
          <w:fldChar w:fldCharType="end"/>
        </w:r>
      </w:ins>
    </w:p>
    <w:p w:rsidR="00721EE8" w:rsidRDefault="00721EE8" w:rsidP="00721EE8">
      <w:pPr>
        <w:rPr>
          <w:rStyle w:val="Hyperlink"/>
        </w:rPr>
      </w:pPr>
      <w:r>
        <w:rPr>
          <w:rStyle w:val="Hyperlink"/>
        </w:rPr>
        <w:t>However, to obtain the other resources subversion must be used.  It should be noted that only the Jar file requires compilation.  Therefore it is not necessary to follow through all of the build steps immediately below if you just plan to download the completed jar.</w:t>
      </w:r>
    </w:p>
    <w:p w:rsidR="00721EE8" w:rsidRDefault="00721EE8" w:rsidP="00721EE8"/>
    <w:p w:rsidR="00EE2778" w:rsidRDefault="00BA060F" w:rsidP="00721EE8">
      <w:pPr>
        <w:pStyle w:val="Heading3"/>
      </w:pPr>
      <w:bookmarkStart w:id="40" w:name="_Toc153280339"/>
      <w:r>
        <w:t>Download GSF using Subversion</w:t>
      </w:r>
      <w:bookmarkEnd w:id="29"/>
      <w:bookmarkEnd w:id="40"/>
    </w:p>
    <w:p w:rsidR="00EE2778" w:rsidRDefault="00EE2778">
      <w:pPr>
        <w:pStyle w:val="NoSpacing"/>
      </w:pPr>
    </w:p>
    <w:p w:rsidR="00EE2778" w:rsidRDefault="00EE2778">
      <w:pPr>
        <w:pStyle w:val="NoSpacing"/>
      </w:pPr>
      <w:r>
        <w:t>We now need to obtain the source files for the project.  We use the svn command to retrieve these files.</w:t>
      </w:r>
    </w:p>
    <w:p w:rsidR="00EE2778" w:rsidRDefault="00EE2778">
      <w:pPr>
        <w:pStyle w:val="HTMLPreformatted"/>
      </w:pPr>
      <w:r>
        <w:t xml:space="preserve">Run the command: </w:t>
      </w:r>
      <w:r w:rsidRPr="00C2406D">
        <w:rPr>
          <w:rStyle w:val="CodeSample"/>
          <w:highlight w:val="lightGray"/>
        </w:rPr>
        <w:t xml:space="preserve">svn </w:t>
      </w:r>
      <w:r w:rsidR="00BA060F" w:rsidRPr="00C2406D">
        <w:rPr>
          <w:rStyle w:val="CodeSample"/>
          <w:highlight w:val="lightGray"/>
        </w:rPr>
        <w:t>export http://www.nl.fatwire.com/svn/dta/contrib/gst-foundation/tags/gsf-parent-1.</w:t>
      </w:r>
      <w:ins w:id="41" w:author=" Dolf Dijkstra" w:date="2011-03-24T13:27:00Z">
        <w:r w:rsidR="009A02C6">
          <w:rPr>
            <w:rStyle w:val="CodeSample"/>
            <w:highlight w:val="lightGray"/>
          </w:rPr>
          <w:t>1</w:t>
        </w:r>
      </w:ins>
      <w:del w:id="42" w:author=" Dolf Dijkstra" w:date="2011-03-24T13:27:00Z">
        <w:r w:rsidR="00BA060F" w:rsidRPr="00C2406D" w:rsidDel="009A02C6">
          <w:rPr>
            <w:rStyle w:val="CodeSample"/>
            <w:highlight w:val="lightGray"/>
          </w:rPr>
          <w:delText>0</w:delText>
        </w:r>
      </w:del>
      <w:r w:rsidR="00BA060F" w:rsidRPr="00C2406D">
        <w:rPr>
          <w:rStyle w:val="CodeSample"/>
          <w:highlight w:val="lightGray"/>
        </w:rPr>
        <w:t xml:space="preserve"> </w:t>
      </w:r>
      <w:r w:rsidR="00FE1378" w:rsidRPr="00C2406D">
        <w:rPr>
          <w:rStyle w:val="CodeSample"/>
          <w:highlight w:val="lightGray"/>
        </w:rPr>
        <w:t>gst-foundation</w:t>
      </w:r>
    </w:p>
    <w:p w:rsidR="00EE2778" w:rsidRDefault="00EE2778">
      <w:pPr>
        <w:pStyle w:val="NoSpacing"/>
      </w:pPr>
    </w:p>
    <w:p w:rsidR="00EE2778" w:rsidRPr="00C2406D" w:rsidRDefault="00EE2778">
      <w:pPr>
        <w:pStyle w:val="NoSpacing"/>
        <w:spacing w:after="40"/>
        <w:rPr>
          <w:rStyle w:val="CodeSample"/>
        </w:rPr>
      </w:pPr>
      <w:r>
        <w:t xml:space="preserve">Example:             </w:t>
      </w:r>
      <w:r w:rsidRPr="00C2406D">
        <w:rPr>
          <w:rStyle w:val="CodeSample"/>
        </w:rPr>
        <w:t>$ mkdir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xml:space="preserve">$ </w:t>
      </w:r>
      <w:proofErr w:type="gramStart"/>
      <w:r w:rsidRPr="00C2406D">
        <w:rPr>
          <w:rStyle w:val="CodeSample"/>
        </w:rPr>
        <w:t>cd</w:t>
      </w:r>
      <w:proofErr w:type="gramEnd"/>
      <w:r w:rsidRPr="00C2406D">
        <w:rPr>
          <w:rStyle w:val="CodeSample"/>
        </w:rPr>
        <w:t xml:space="preserve">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xml:space="preserve">$ </w:t>
      </w:r>
      <w:proofErr w:type="gramStart"/>
      <w:r w:rsidRPr="00C2406D">
        <w:rPr>
          <w:rStyle w:val="CodeSample"/>
        </w:rPr>
        <w:t>svn</w:t>
      </w:r>
      <w:proofErr w:type="gramEnd"/>
      <w:r w:rsidRPr="00C2406D">
        <w:rPr>
          <w:rStyle w:val="CodeSample"/>
        </w:rPr>
        <w:t xml:space="preserve"> </w:t>
      </w:r>
      <w:r w:rsidR="00BA060F" w:rsidRPr="00C2406D">
        <w:rPr>
          <w:rStyle w:val="CodeSample"/>
        </w:rPr>
        <w:t xml:space="preserve">export http://www.nl.fatwire.com/svn/dta/contrib/gst-foundation/tags/gsf-parent-1.0 </w:t>
      </w:r>
      <w:r w:rsidRPr="00C2406D">
        <w:rPr>
          <w:rStyle w:val="CodeSample"/>
        </w:rPr>
        <w:t>gs</w:t>
      </w:r>
      <w:r w:rsidR="00FE1378" w:rsidRPr="00C2406D">
        <w:rPr>
          <w:rStyle w:val="CodeSample"/>
        </w:rPr>
        <w:t>t-foundation</w:t>
      </w:r>
    </w:p>
    <w:p w:rsidR="00EE2778" w:rsidRDefault="00FB2612">
      <w:pPr>
        <w:suppressAutoHyphens w:val="0"/>
      </w:pPr>
      <w:r>
        <w:br w:type="page"/>
      </w:r>
    </w:p>
    <w:p w:rsidR="00EE2778" w:rsidRDefault="00EE2778">
      <w:pPr>
        <w:pStyle w:val="NoSpacing"/>
      </w:pPr>
      <w:r>
        <w:lastRenderedPageBreak/>
        <w:t>The output to the screen will be the files retrieved from the source repository; it will appear similar to the following entries: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/gsf-cs-test/src/main/java/com/fatwire/gst/foundation/test/jndi/VerySimpleInitialContextFactory.java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/gsf-cs-test/src/main/java/com/fatwire/gst/foundation/test/CSTest.java</w:t>
      </w:r>
    </w:p>
    <w:p w:rsidR="00EE2778" w:rsidRPr="00C2406D" w:rsidRDefault="00EE2778">
      <w:pPr>
        <w:pStyle w:val="NoSpacing"/>
        <w:spacing w:after="0"/>
        <w:rPr>
          <w:rStyle w:val="CodeSample"/>
          <w:highlight w:val="lightGray"/>
        </w:rPr>
      </w:pPr>
      <w:proofErr w:type="gramStart"/>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w:t>
      </w:r>
      <w:proofErr w:type="gramEnd"/>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/gsf-cs-test/src/main/resources/satellite.properties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/gsf-cs-test/src/main/resources/futuretense.ini.tmpl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/gsf-cs-test/src/main/resources/datasource.properties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/gsf-cs-test/src/main/resources/ServletRequest.properties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/gsf-cs-test/src/main/resources/log4j.xml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/gsf-cs-test/pom.xml</w:t>
      </w:r>
    </w:p>
    <w:p w:rsidR="00EE2778" w:rsidRPr="00C2406D" w:rsidRDefault="00EE2778">
      <w:pPr>
        <w:pStyle w:val="NoSpacing"/>
        <w:spacing w:after="0"/>
        <w:rPr>
          <w:rStyle w:val="CodeSample"/>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/gsf-taglib</w:t>
      </w:r>
    </w:p>
    <w:p w:rsidR="00EE2778" w:rsidRPr="00C2406D" w:rsidRDefault="00EE2778">
      <w:pPr>
        <w:pStyle w:val="NoSpacing"/>
        <w:spacing w:after="0"/>
        <w:rPr>
          <w:rStyle w:val="CodeSample"/>
        </w:rPr>
      </w:pPr>
      <w:r w:rsidRPr="00C2406D">
        <w:rPr>
          <w:rStyle w:val="CodeSample"/>
        </w:rPr>
        <w:t>… (Many more files)</w:t>
      </w:r>
    </w:p>
    <w:p w:rsidR="00EE2778" w:rsidRDefault="00EE2778"/>
    <w:p w:rsidR="00EE2778" w:rsidRDefault="00EE2778">
      <w:pPr>
        <w:pStyle w:val="NoSpacing"/>
        <w:pageBreakBefore/>
      </w:pPr>
      <w:r>
        <w:lastRenderedPageBreak/>
        <w:t xml:space="preserve">It will save the source files in a directory called </w:t>
      </w:r>
      <w:r w:rsidR="00FB2612">
        <w:t>gst-foundation</w:t>
      </w:r>
      <w:r>
        <w:t>.</w:t>
      </w:r>
    </w:p>
    <w:p w:rsidR="00EE2778" w:rsidRDefault="00EE2778">
      <w:pPr>
        <w:pStyle w:val="NoSpacing"/>
      </w:pPr>
      <w:r>
        <w:t xml:space="preserve">For example I run the svn </w:t>
      </w:r>
      <w:r w:rsidRPr="00427F14">
        <w:t xml:space="preserve">command </w:t>
      </w:r>
      <w:r w:rsidR="00E921AD" w:rsidRPr="00721EE8">
        <w:t>in</w:t>
      </w:r>
      <w:r w:rsidRPr="00C2406D">
        <w:rPr>
          <w:rStyle w:val="CodeSample"/>
        </w:rPr>
        <w:t xml:space="preserve"> /Users/rgill/Library/gsf</w:t>
      </w:r>
    </w:p>
    <w:p w:rsidR="00EE2778" w:rsidRDefault="00EE2778">
      <w:pPr>
        <w:pStyle w:val="NoSpacing"/>
      </w:pPr>
      <w:r>
        <w:t xml:space="preserve">This will create a directory </w:t>
      </w:r>
      <w:r w:rsidRPr="00C2406D">
        <w:rPr>
          <w:rStyle w:val="CodeSample"/>
        </w:rPr>
        <w:t>/Users/rgill/Library/gsf/</w:t>
      </w:r>
      <w:r w:rsidR="00FB2612" w:rsidRPr="00C2406D">
        <w:rPr>
          <w:rStyle w:val="CodeSample"/>
        </w:rPr>
        <w:t>gst-foundation</w:t>
      </w:r>
    </w:p>
    <w:p w:rsidR="00EE2778" w:rsidRDefault="00EE2778">
      <w:pPr>
        <w:pStyle w:val="NoSpacing"/>
      </w:pPr>
    </w:p>
    <w:p w:rsidR="00EE2778" w:rsidRDefault="00EE2778">
      <w:pPr>
        <w:pStyle w:val="NoSpacing"/>
      </w:pPr>
      <w:r>
        <w:t>The contents in the directory should be</w:t>
      </w:r>
      <w:r w:rsidR="00BA060F">
        <w:t xml:space="preserve"> similar to</w:t>
      </w:r>
      <w:r>
        <w:t>:</w:t>
      </w:r>
    </w:p>
    <w:p w:rsidR="00EE2778" w:rsidRDefault="00EE2778">
      <w:pPr>
        <w:pStyle w:val="NoSpacing"/>
      </w:pPr>
    </w:p>
    <w:p w:rsidR="00EE2778" w:rsidRPr="00C2406D" w:rsidRDefault="008A31AC">
      <w:pPr>
        <w:pStyle w:val="NoSpacing"/>
        <w:spacing w:after="40"/>
        <w:rPr>
          <w:rStyle w:val="CodeSample"/>
          <w:highlight w:val="lightGray"/>
        </w:rPr>
      </w:pPr>
      <w:proofErr w:type="gramStart"/>
      <w:r w:rsidRPr="00C2406D">
        <w:rPr>
          <w:rStyle w:val="CodeSample"/>
          <w:highlight w:val="lightGray"/>
        </w:rPr>
        <w:t>drwxr-xr-x</w:t>
      </w:r>
      <w:proofErr w:type="gramEnd"/>
      <w:r w:rsidRPr="00C2406D">
        <w:rPr>
          <w:rStyle w:val="CodeSample"/>
          <w:highlight w:val="lightGray"/>
        </w:rPr>
        <w:t>+ 1 rgill</w:t>
      </w:r>
      <w:r w:rsidR="00EE2778" w:rsidRPr="00C2406D">
        <w:rPr>
          <w:rStyle w:val="CodeSample"/>
          <w:highlight w:val="lightGray"/>
        </w:rPr>
        <w:t xml:space="preserve"> None        0 2010-09-01 08:46 gsf-assembly</w:t>
      </w:r>
    </w:p>
    <w:p w:rsidR="00EE2778" w:rsidRPr="00C2406D" w:rsidRDefault="00EE2778">
      <w:pPr>
        <w:pStyle w:val="NoSpacing"/>
        <w:spacing w:after="40"/>
        <w:rPr>
          <w:rStyle w:val="CodeSample"/>
          <w:highlight w:val="lightGray"/>
        </w:rPr>
      </w:pPr>
      <w:proofErr w:type="gramStart"/>
      <w:r w:rsidRPr="00C2406D">
        <w:rPr>
          <w:rStyle w:val="CodeSample"/>
          <w:highlight w:val="lightGray"/>
        </w:rPr>
        <w:t>drwxr-xr-x</w:t>
      </w:r>
      <w:proofErr w:type="gramEnd"/>
      <w:r w:rsidRPr="00C2406D">
        <w:rPr>
          <w:rStyle w:val="CodeSample"/>
          <w:highlight w:val="lightGray"/>
        </w:rPr>
        <w:t>+ 1 r</w:t>
      </w:r>
      <w:r w:rsidR="008A31AC" w:rsidRPr="00C2406D">
        <w:rPr>
          <w:rStyle w:val="CodeSample"/>
          <w:highlight w:val="lightGray"/>
        </w:rPr>
        <w:t>gill</w:t>
      </w:r>
      <w:r w:rsidRPr="00C2406D">
        <w:rPr>
          <w:rStyle w:val="CodeSample"/>
          <w:highlight w:val="lightGray"/>
        </w:rPr>
        <w:t xml:space="preserve"> None        0 2010-09-01 08:46 gsf-cs-all</w:t>
      </w:r>
    </w:p>
    <w:p w:rsidR="00EE2778" w:rsidRPr="00C2406D" w:rsidRDefault="00EE2778">
      <w:pPr>
        <w:pStyle w:val="NoSpacing"/>
        <w:spacing w:after="40"/>
        <w:rPr>
          <w:rStyle w:val="CodeSample"/>
          <w:highlight w:val="lightGray"/>
        </w:rPr>
      </w:pPr>
      <w:proofErr w:type="gramStart"/>
      <w:r w:rsidRPr="00C2406D">
        <w:rPr>
          <w:rStyle w:val="CodeSample"/>
          <w:highlight w:val="lightGray"/>
        </w:rPr>
        <w:t>drwxr-xr-x</w:t>
      </w:r>
      <w:proofErr w:type="gramEnd"/>
      <w:r w:rsidRPr="00C2406D">
        <w:rPr>
          <w:rStyle w:val="CodeSample"/>
          <w:highlight w:val="lightGray"/>
        </w:rPr>
        <w:t>+ 1 r</w:t>
      </w:r>
      <w:r w:rsidR="008A31AC" w:rsidRPr="00C2406D">
        <w:rPr>
          <w:rStyle w:val="CodeSample"/>
          <w:highlight w:val="lightGray"/>
        </w:rPr>
        <w:t>gill</w:t>
      </w:r>
      <w:r w:rsidRPr="00C2406D">
        <w:rPr>
          <w:rStyle w:val="CodeSample"/>
          <w:highlight w:val="lightGray"/>
        </w:rPr>
        <w:t xml:space="preserve"> None        0 2010-09-01 08:46 gsf-cs-test</w:t>
      </w:r>
    </w:p>
    <w:p w:rsidR="00EE2778" w:rsidRPr="00C2406D" w:rsidRDefault="00EE2778">
      <w:pPr>
        <w:pStyle w:val="NoSpacing"/>
        <w:spacing w:after="40"/>
        <w:rPr>
          <w:rStyle w:val="CodeSample"/>
          <w:highlight w:val="lightGray"/>
        </w:rPr>
      </w:pPr>
      <w:proofErr w:type="gramStart"/>
      <w:r w:rsidRPr="00C2406D">
        <w:rPr>
          <w:rStyle w:val="CodeSample"/>
          <w:highlight w:val="lightGray"/>
        </w:rPr>
        <w:t>drwxr-xr-x</w:t>
      </w:r>
      <w:proofErr w:type="gramEnd"/>
      <w:r w:rsidRPr="00C2406D">
        <w:rPr>
          <w:rStyle w:val="CodeSample"/>
          <w:highlight w:val="lightGray"/>
        </w:rPr>
        <w:t>+ 1 r</w:t>
      </w:r>
      <w:r w:rsidR="008A31AC" w:rsidRPr="00C2406D">
        <w:rPr>
          <w:rStyle w:val="CodeSample"/>
          <w:highlight w:val="lightGray"/>
        </w:rPr>
        <w:t>gill</w:t>
      </w:r>
      <w:r w:rsidRPr="00C2406D">
        <w:rPr>
          <w:rStyle w:val="CodeSample"/>
          <w:highlight w:val="lightGray"/>
        </w:rPr>
        <w:t xml:space="preserve"> None        0 2010-09-01 08:46 gsf-facades</w:t>
      </w:r>
    </w:p>
    <w:p w:rsidR="00EE2778" w:rsidRPr="00C2406D" w:rsidRDefault="00EE2778">
      <w:pPr>
        <w:pStyle w:val="NoSpacing"/>
        <w:spacing w:after="40"/>
        <w:rPr>
          <w:rStyle w:val="CodeSample"/>
          <w:highlight w:val="lightGray"/>
        </w:rPr>
      </w:pPr>
      <w:proofErr w:type="gramStart"/>
      <w:r w:rsidRPr="00C2406D">
        <w:rPr>
          <w:rStyle w:val="CodeSample"/>
          <w:highlight w:val="lightGray"/>
        </w:rPr>
        <w:t>drwxr-xr-x</w:t>
      </w:r>
      <w:proofErr w:type="gramEnd"/>
      <w:r w:rsidRPr="00C2406D">
        <w:rPr>
          <w:rStyle w:val="CodeSample"/>
          <w:highlight w:val="lightGray"/>
        </w:rPr>
        <w:t>+ 1 r</w:t>
      </w:r>
      <w:r w:rsidR="008A31AC" w:rsidRPr="00C2406D">
        <w:rPr>
          <w:rStyle w:val="CodeSample"/>
          <w:highlight w:val="lightGray"/>
        </w:rPr>
        <w:t>gill</w:t>
      </w:r>
      <w:r w:rsidRPr="00C2406D">
        <w:rPr>
          <w:rStyle w:val="CodeSample"/>
          <w:highlight w:val="lightGray"/>
        </w:rPr>
        <w:t xml:space="preserve"> None        0 2010-09-01 08:46 gsf-tagging</w:t>
      </w:r>
    </w:p>
    <w:p w:rsidR="00EE2778" w:rsidRPr="00C2406D" w:rsidRDefault="00EE2778">
      <w:pPr>
        <w:pStyle w:val="NoSpacing"/>
        <w:spacing w:after="40"/>
        <w:rPr>
          <w:rStyle w:val="CodeSample"/>
          <w:highlight w:val="lightGray"/>
        </w:rPr>
      </w:pPr>
      <w:proofErr w:type="gramStart"/>
      <w:r w:rsidRPr="00C2406D">
        <w:rPr>
          <w:rStyle w:val="CodeSample"/>
          <w:highlight w:val="lightGray"/>
        </w:rPr>
        <w:t>drwxr-xr-x</w:t>
      </w:r>
      <w:proofErr w:type="gramEnd"/>
      <w:r w:rsidRPr="00C2406D">
        <w:rPr>
          <w:rStyle w:val="CodeSample"/>
          <w:highlight w:val="lightGray"/>
        </w:rPr>
        <w:t>+ 1 r</w:t>
      </w:r>
      <w:r w:rsidR="008A31AC" w:rsidRPr="00C2406D">
        <w:rPr>
          <w:rStyle w:val="CodeSample"/>
          <w:highlight w:val="lightGray"/>
        </w:rPr>
        <w:t>gill</w:t>
      </w:r>
      <w:r w:rsidRPr="00C2406D">
        <w:rPr>
          <w:rStyle w:val="CodeSample"/>
          <w:highlight w:val="lightGray"/>
        </w:rPr>
        <w:t xml:space="preserve"> None        0 2010-09-01 08:46 gsf-taglib</w:t>
      </w:r>
    </w:p>
    <w:p w:rsidR="00EE2778" w:rsidRPr="00C2406D" w:rsidRDefault="00EE2778">
      <w:pPr>
        <w:pStyle w:val="NoSpacing"/>
        <w:spacing w:after="40"/>
        <w:rPr>
          <w:rStyle w:val="CodeSample"/>
          <w:highlight w:val="lightGray"/>
        </w:rPr>
      </w:pPr>
      <w:proofErr w:type="gramStart"/>
      <w:r w:rsidRPr="00C2406D">
        <w:rPr>
          <w:rStyle w:val="CodeSample"/>
          <w:highlight w:val="lightGray"/>
        </w:rPr>
        <w:t>drwxr-xr-x</w:t>
      </w:r>
      <w:proofErr w:type="gramEnd"/>
      <w:r w:rsidRPr="00C2406D">
        <w:rPr>
          <w:rStyle w:val="CodeSample"/>
          <w:highlight w:val="lightGray"/>
        </w:rPr>
        <w:t>+ 1 r</w:t>
      </w:r>
      <w:r w:rsidR="008A31AC" w:rsidRPr="00C2406D">
        <w:rPr>
          <w:rStyle w:val="CodeSample"/>
          <w:highlight w:val="lightGray"/>
        </w:rPr>
        <w:t>gill</w:t>
      </w:r>
      <w:r w:rsidRPr="00C2406D">
        <w:rPr>
          <w:rStyle w:val="CodeSample"/>
          <w:highlight w:val="lightGray"/>
        </w:rPr>
        <w:t xml:space="preserve"> None        0 2010-09-01 08:46 gsf-wra</w:t>
      </w:r>
    </w:p>
    <w:p w:rsidR="00EE2778" w:rsidRPr="00C2406D" w:rsidRDefault="00EE2778">
      <w:pPr>
        <w:pStyle w:val="NoSpacing"/>
        <w:spacing w:after="40"/>
        <w:rPr>
          <w:rStyle w:val="CodeSample"/>
          <w:highlight w:val="lightGray"/>
        </w:rPr>
      </w:pPr>
      <w:r w:rsidRPr="00C2406D">
        <w:rPr>
          <w:rStyle w:val="CodeSample"/>
          <w:highlight w:val="lightGray"/>
        </w:rPr>
        <w:t>-</w:t>
      </w:r>
      <w:proofErr w:type="gramStart"/>
      <w:r w:rsidRPr="00C2406D">
        <w:rPr>
          <w:rStyle w:val="CodeSample"/>
          <w:highlight w:val="lightGray"/>
        </w:rPr>
        <w:t>rw-</w:t>
      </w:r>
      <w:proofErr w:type="gramEnd"/>
      <w:r w:rsidRPr="00C2406D">
        <w:rPr>
          <w:rStyle w:val="CodeSample"/>
          <w:highlight w:val="lightGray"/>
        </w:rPr>
        <w:t>r--r--+ 1    r</w:t>
      </w:r>
      <w:r w:rsidR="008A31AC" w:rsidRPr="00C2406D">
        <w:rPr>
          <w:rStyle w:val="CodeSample"/>
          <w:highlight w:val="lightGray"/>
        </w:rPr>
        <w:t>gill</w:t>
      </w:r>
      <w:r w:rsidRPr="00C2406D">
        <w:rPr>
          <w:rStyle w:val="CodeSample"/>
          <w:highlight w:val="lightGray"/>
        </w:rPr>
        <w:t xml:space="preserve"> None 2725 2010-09-01 08:46 pom.xml</w:t>
      </w:r>
    </w:p>
    <w:p w:rsidR="00EE2778" w:rsidRPr="00C2406D" w:rsidRDefault="00EE2778">
      <w:pPr>
        <w:pStyle w:val="NoSpacing"/>
        <w:spacing w:after="40"/>
        <w:rPr>
          <w:rStyle w:val="CodeSample"/>
        </w:rPr>
      </w:pPr>
      <w:proofErr w:type="gramStart"/>
      <w:r w:rsidRPr="00C2406D">
        <w:rPr>
          <w:rStyle w:val="CodeSample"/>
          <w:highlight w:val="lightGray"/>
        </w:rPr>
        <w:t>drwxr-xr-x</w:t>
      </w:r>
      <w:proofErr w:type="gramEnd"/>
      <w:r w:rsidRPr="00C2406D">
        <w:rPr>
          <w:rStyle w:val="CodeSample"/>
          <w:highlight w:val="lightGray"/>
        </w:rPr>
        <w:t>+ 1 r</w:t>
      </w:r>
      <w:r w:rsidR="008A31AC" w:rsidRPr="00C2406D">
        <w:rPr>
          <w:rStyle w:val="CodeSample"/>
          <w:highlight w:val="lightGray"/>
        </w:rPr>
        <w:t>gill</w:t>
      </w:r>
      <w:r w:rsidRPr="00C2406D">
        <w:rPr>
          <w:rStyle w:val="CodeSample"/>
          <w:highlight w:val="lightGray"/>
        </w:rPr>
        <w:t xml:space="preserve"> None        0 2010-09-01 08:46 src</w:t>
      </w:r>
    </w:p>
    <w:p w:rsidR="00EE2778" w:rsidRDefault="00EE2778">
      <w:pPr>
        <w:pStyle w:val="NoSpacing"/>
      </w:pPr>
    </w:p>
    <w:p w:rsidR="00EE2778" w:rsidRDefault="00EE2778"/>
    <w:p w:rsidR="00766645" w:rsidRDefault="00766645">
      <w:pPr>
        <w:suppressAutoHyphens w:val="0"/>
        <w:rPr>
          <w:rFonts w:asciiTheme="majorHAnsi" w:eastAsiaTheme="majorEastAsia" w:hAnsiTheme="majorHAnsi" w:cstheme="majorBidi"/>
          <w:b/>
          <w:bCs/>
          <w:color w:val="4F81BD" w:themeColor="accent1"/>
          <w:sz w:val="26"/>
          <w:szCs w:val="26"/>
        </w:rPr>
      </w:pPr>
      <w:bookmarkStart w:id="43" w:name="__RefHeading__2617_1461085060"/>
      <w:bookmarkStart w:id="44" w:name="__RefHeading__1253_1461085060"/>
      <w:bookmarkStart w:id="45" w:name="_Toc271212395"/>
      <w:bookmarkEnd w:id="43"/>
      <w:bookmarkEnd w:id="44"/>
      <w:r>
        <w:br w:type="page"/>
      </w:r>
    </w:p>
    <w:p w:rsidR="00EE2778" w:rsidRDefault="00EE2778" w:rsidP="00C03C87">
      <w:pPr>
        <w:pStyle w:val="Heading3"/>
      </w:pPr>
      <w:bookmarkStart w:id="46" w:name="_Toc153280340"/>
      <w:r>
        <w:lastRenderedPageBreak/>
        <w:t xml:space="preserve">Build the Maven </w:t>
      </w:r>
      <w:bookmarkEnd w:id="45"/>
      <w:r w:rsidR="004C6EB2">
        <w:t>project</w:t>
      </w:r>
      <w:bookmarkEnd w:id="46"/>
    </w:p>
    <w:p w:rsidR="00EE2778" w:rsidRDefault="00EE2778">
      <w:pPr>
        <w:pStyle w:val="NoSpacing"/>
      </w:pPr>
    </w:p>
    <w:p w:rsidR="00EE2778" w:rsidRDefault="00EE2778">
      <w:pPr>
        <w:pStyle w:val="NoSpacing"/>
      </w:pPr>
      <w:r>
        <w:t xml:space="preserve">We will now run the Maven command to clean the </w:t>
      </w:r>
      <w:r w:rsidR="00BA060F">
        <w:t xml:space="preserve">working folder </w:t>
      </w:r>
      <w:r>
        <w:t>and install the files into the repository.</w:t>
      </w:r>
    </w:p>
    <w:p w:rsidR="00EE2778" w:rsidRDefault="00EE2778">
      <w:pPr>
        <w:pStyle w:val="NoSpacing"/>
      </w:pPr>
      <w:r>
        <w:t xml:space="preserve">We run the Maven command on the </w:t>
      </w:r>
      <w:r w:rsidR="00FB2612">
        <w:t>gst-foundation</w:t>
      </w:r>
      <w:r>
        <w:t xml:space="preserve"> </w:t>
      </w:r>
      <w:r w:rsidRPr="00C2406D">
        <w:rPr>
          <w:rStyle w:val="CodeSample"/>
        </w:rPr>
        <w:t>pom.xml</w:t>
      </w:r>
      <w:r>
        <w:t xml:space="preserve"> file, located in the </w:t>
      </w:r>
      <w:r w:rsidR="00FB2612">
        <w:t>gst-foundation</w:t>
      </w:r>
      <w:r>
        <w:t xml:space="preserve"> directory created from the previous step.</w:t>
      </w:r>
    </w:p>
    <w:p w:rsidR="00EE2778" w:rsidRDefault="00EE2778">
      <w:pPr>
        <w:pStyle w:val="NoSpacing"/>
      </w:pPr>
    </w:p>
    <w:p w:rsidR="00EE2778" w:rsidRDefault="00EE2778">
      <w:pPr>
        <w:pStyle w:val="NoSpacing"/>
      </w:pPr>
      <w:r w:rsidRPr="00C2406D">
        <w:rPr>
          <w:highlight w:val="lightGray"/>
        </w:rPr>
        <w:t xml:space="preserve">Within the </w:t>
      </w:r>
      <w:r w:rsidR="00FB2612" w:rsidRPr="00C2406D">
        <w:rPr>
          <w:rStyle w:val="CodeSample"/>
          <w:highlight w:val="lightGray"/>
        </w:rPr>
        <w:t>gst-foundation</w:t>
      </w:r>
      <w:r w:rsidRPr="00C2406D">
        <w:rPr>
          <w:highlight w:val="lightGray"/>
        </w:rPr>
        <w:t xml:space="preserve"> directory we run the </w:t>
      </w:r>
      <w:r w:rsidR="00DE2195" w:rsidRPr="00C2406D">
        <w:rPr>
          <w:rStyle w:val="CodeSample"/>
          <w:highlight w:val="lightGray"/>
        </w:rPr>
        <w:t xml:space="preserve">mvn </w:t>
      </w:r>
      <w:r w:rsidRPr="00C2406D">
        <w:rPr>
          <w:rStyle w:val="CodeSample"/>
          <w:highlight w:val="lightGray"/>
        </w:rPr>
        <w:t xml:space="preserve">clean </w:t>
      </w:r>
      <w:r w:rsidR="00A46CB4">
        <w:rPr>
          <w:rStyle w:val="CodeSample"/>
          <w:highlight w:val="lightGray"/>
        </w:rPr>
        <w:t>install</w:t>
      </w:r>
      <w:r w:rsidR="00A46CB4" w:rsidRPr="00C2406D">
        <w:rPr>
          <w:highlight w:val="lightGray"/>
        </w:rPr>
        <w:t xml:space="preserve"> </w:t>
      </w:r>
      <w:r w:rsidRPr="00C2406D">
        <w:rPr>
          <w:highlight w:val="lightGray"/>
        </w:rPr>
        <w:t>command.</w:t>
      </w:r>
    </w:p>
    <w:p w:rsidR="00EE2778" w:rsidRDefault="00EE2778">
      <w:pPr>
        <w:pStyle w:val="NoSpacing"/>
      </w:pPr>
      <w:r>
        <w:t xml:space="preserve">For example:  in </w:t>
      </w:r>
      <w:r w:rsidRPr="00C2406D">
        <w:rPr>
          <w:rStyle w:val="CodeSample"/>
        </w:rPr>
        <w:t>/Users/rgill/Library/gsf/</w:t>
      </w:r>
      <w:r w:rsidR="00FB2612" w:rsidRPr="00C2406D">
        <w:rPr>
          <w:rStyle w:val="CodeSample"/>
        </w:rPr>
        <w:t>gst-foundation</w:t>
      </w:r>
    </w:p>
    <w:p w:rsidR="00EE2778" w:rsidRDefault="00EE2778">
      <w:pPr>
        <w:pStyle w:val="NoSpacing"/>
      </w:pPr>
      <w:r>
        <w:t xml:space="preserve">Run the command: </w:t>
      </w:r>
      <w:r w:rsidRPr="00C2406D">
        <w:rPr>
          <w:rStyle w:val="CodeSample"/>
        </w:rPr>
        <w:t xml:space="preserve">mvn clean </w:t>
      </w:r>
      <w:r w:rsidR="00A46CB4">
        <w:rPr>
          <w:rStyle w:val="CodeSample"/>
        </w:rPr>
        <w:t>install</w:t>
      </w:r>
    </w:p>
    <w:p w:rsidR="00EE2778" w:rsidRDefault="00EE2778">
      <w:pPr>
        <w:pStyle w:val="NoSpacing"/>
      </w:pPr>
      <w:r>
        <w:t xml:space="preserve">Note: If the </w:t>
      </w:r>
      <w:r w:rsidRPr="00C2406D">
        <w:rPr>
          <w:rStyle w:val="CodeSample"/>
        </w:rPr>
        <w:t>mvn</w:t>
      </w:r>
      <w:r>
        <w:t xml:space="preserve"> command does not work make sure you properly installed and configu</w:t>
      </w:r>
      <w:r w:rsidR="007B5A79">
        <w:t>red Maven on your system.  View Appendix A for more details</w:t>
      </w:r>
      <w:r>
        <w:t>.</w:t>
      </w:r>
    </w:p>
    <w:p w:rsidR="00236D58" w:rsidRDefault="00BA060F">
      <w:pPr>
        <w:pStyle w:val="NoSpacing"/>
      </w:pPr>
      <w:r>
        <w:t>On the first run, many dependencies will automatically be downloaded and installed.  This is normal, and one of the primary benefits of Maven.</w:t>
      </w:r>
    </w:p>
    <w:p w:rsidR="00BA060F" w:rsidRDefault="00BA060F">
      <w:pPr>
        <w:pStyle w:val="NoSpacing"/>
      </w:pPr>
    </w:p>
    <w:p w:rsidR="00236D58" w:rsidRDefault="00236D58">
      <w:pPr>
        <w:pStyle w:val="NoSpacing"/>
      </w:pPr>
    </w:p>
    <w:p w:rsidR="0080031A" w:rsidRDefault="0080031A">
      <w:pPr>
        <w:pStyle w:val="NoSpacing"/>
      </w:pPr>
    </w:p>
    <w:p w:rsidR="00627439" w:rsidRPr="006338A5" w:rsidRDefault="00627439">
      <w:pPr>
        <w:pStyle w:val="NoSpacing"/>
      </w:pPr>
    </w:p>
    <w:p w:rsidR="00EE2778" w:rsidRDefault="00EE2778">
      <w:pPr>
        <w:pageBreakBefore/>
      </w:pPr>
      <w:r>
        <w:lastRenderedPageBreak/>
        <w:t>The output would be something like:</w:t>
      </w:r>
    </w:p>
    <w:p w:rsidR="00A46CB4" w:rsidRPr="00A46CB4" w:rsidRDefault="00A46CB4">
      <w:pPr>
        <w:pStyle w:val="NoSpacing"/>
        <w:spacing w:after="0"/>
        <w:rPr>
          <w:rStyle w:val="CodeSample"/>
          <w:sz w:val="14"/>
          <w:szCs w:val="14"/>
        </w:rPr>
      </w:pPr>
      <w:proofErr w:type="gramStart"/>
      <w:r w:rsidRPr="00A46CB4">
        <w:rPr>
          <w:rStyle w:val="CodeSample"/>
          <w:sz w:val="14"/>
          <w:szCs w:val="14"/>
        </w:rPr>
        <w:t>oberon:</w:t>
      </w:r>
      <w:proofErr w:type="gramEnd"/>
      <w:r w:rsidRPr="00A46CB4">
        <w:rPr>
          <w:rStyle w:val="CodeSample"/>
          <w:sz w:val="14"/>
          <w:szCs w:val="14"/>
        </w:rPr>
        <w:t>gst-foundation tfield$ mvn clean install</w:t>
      </w:r>
    </w:p>
    <w:p w:rsidR="00A46CB4" w:rsidRPr="00A46CB4" w:rsidRDefault="00A46CB4">
      <w:pPr>
        <w:pStyle w:val="NoSpacing"/>
        <w:spacing w:after="0"/>
        <w:rPr>
          <w:rStyle w:val="CodeSample"/>
          <w:sz w:val="14"/>
          <w:szCs w:val="14"/>
        </w:rPr>
      </w:pPr>
      <w:r w:rsidRPr="00A46CB4">
        <w:rPr>
          <w:rStyle w:val="CodeSample"/>
          <w:sz w:val="14"/>
          <w:szCs w:val="14"/>
        </w:rPr>
        <w:t>[INFO] Scanning for projects...</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roofErr w:type="gramStart"/>
      <w:r w:rsidRPr="00A46CB4">
        <w:rPr>
          <w:rStyle w:val="CodeSample"/>
          <w:sz w:val="14"/>
          <w:szCs w:val="14"/>
        </w:rPr>
        <w:t>Reactor build</w:t>
      </w:r>
      <w:proofErr w:type="gramEnd"/>
      <w:r w:rsidRPr="00A46CB4">
        <w:rPr>
          <w:rStyle w:val="CodeSample"/>
          <w:sz w:val="14"/>
          <w:szCs w:val="14"/>
        </w:rPr>
        <w:t xml:space="preserve"> order: </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jars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Library Facades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Web-Referenceable Asset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Tagging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Taglibs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Aggregator</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Building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task-segment: [clean, install]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w:t>
      </w:r>
      <w:proofErr w:type="gramStart"/>
      <w:r w:rsidRPr="00A46CB4">
        <w:rPr>
          <w:rStyle w:val="CodeSample"/>
          <w:sz w:val="14"/>
          <w:szCs w:val="14"/>
        </w:rPr>
        <w:t>clean:</w:t>
      </w:r>
      <w:proofErr w:type="gramEnd"/>
      <w:r w:rsidRPr="00A46CB4">
        <w:rPr>
          <w:rStyle w:val="CodeSample"/>
          <w:sz w:val="14"/>
          <w:szCs w:val="14"/>
        </w:rPr>
        <w:t>clean {execution: default-clean}]</w:t>
      </w:r>
    </w:p>
    <w:p w:rsidR="00EE2778" w:rsidRPr="00C2406D" w:rsidRDefault="00A46CB4">
      <w:pPr>
        <w:pStyle w:val="NoSpacing"/>
        <w:spacing w:after="0"/>
        <w:rPr>
          <w:rStyle w:val="CodeSample"/>
          <w:sz w:val="14"/>
          <w:szCs w:val="14"/>
        </w:rPr>
      </w:pPr>
      <w:r w:rsidRPr="00C2406D">
        <w:rPr>
          <w:rStyle w:val="CodeSample"/>
          <w:sz w:val="14"/>
          <w:szCs w:val="14"/>
        </w:rPr>
        <w:t>…</w:t>
      </w:r>
    </w:p>
    <w:p w:rsidR="00A46CB4" w:rsidRPr="00A46CB4" w:rsidRDefault="00A46CB4">
      <w:pPr>
        <w:pStyle w:val="NoSpacing"/>
        <w:spacing w:after="0"/>
        <w:rPr>
          <w:rStyle w:val="CodeSample"/>
          <w:sz w:val="14"/>
          <w:szCs w:val="14"/>
        </w:rPr>
      </w:pPr>
      <w:r w:rsidRPr="00A46CB4">
        <w:rPr>
          <w:rStyle w:val="CodeSample"/>
          <w:sz w:val="14"/>
          <w:szCs w:val="14"/>
        </w:rPr>
        <w:t>[INFO] [</w:t>
      </w:r>
      <w:proofErr w:type="gramStart"/>
      <w:r w:rsidRPr="00A46CB4">
        <w:rPr>
          <w:rStyle w:val="CodeSample"/>
          <w:sz w:val="14"/>
          <w:szCs w:val="14"/>
        </w:rPr>
        <w:t>install:</w:t>
      </w:r>
      <w:proofErr w:type="gramEnd"/>
      <w:r w:rsidRPr="00A46CB4">
        <w:rPr>
          <w:rStyle w:val="CodeSample"/>
          <w:sz w:val="14"/>
          <w:szCs w:val="14"/>
        </w:rPr>
        <w:t>install {execution: default-install}]</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/Users/tfield/tmp/gst-foundation/gsf-assembly/target/gst-foundation-all-1.0.jar to /Users/tfield/.m2/repository/com/fatwire/gst/gst-foundation-all/1.0/gst-foundation-all-1.0.jar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Reactor Summary:</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 xml:space="preserve">[INFO] FatWire GST: Site </w:t>
      </w:r>
      <w:proofErr w:type="gramStart"/>
      <w:r w:rsidRPr="00A46CB4">
        <w:rPr>
          <w:rStyle w:val="CodeSample"/>
          <w:sz w:val="14"/>
          <w:szCs w:val="14"/>
        </w:rPr>
        <w:t>Foundation ..........................</w:t>
      </w:r>
      <w:proofErr w:type="gramEnd"/>
      <w:r w:rsidRPr="00A46CB4">
        <w:rPr>
          <w:rStyle w:val="CodeSample"/>
          <w:sz w:val="14"/>
          <w:szCs w:val="14"/>
        </w:rPr>
        <w:t xml:space="preserve"> SUCCESS [10.798s]</w:t>
      </w:r>
    </w:p>
    <w:p w:rsidR="00A46CB4" w:rsidRPr="00A46CB4" w:rsidRDefault="00A46CB4">
      <w:pPr>
        <w:pStyle w:val="NoSpacing"/>
        <w:spacing w:after="0"/>
        <w:rPr>
          <w:rStyle w:val="CodeSample"/>
          <w:sz w:val="14"/>
          <w:szCs w:val="14"/>
        </w:rPr>
      </w:pPr>
      <w:r w:rsidRPr="00A46CB4">
        <w:rPr>
          <w:rStyle w:val="CodeSample"/>
          <w:sz w:val="14"/>
          <w:szCs w:val="14"/>
        </w:rPr>
        <w:t xml:space="preserve">[INFO] FatWire GST: Site Foundation ContentServer </w:t>
      </w:r>
      <w:proofErr w:type="gramStart"/>
      <w:r w:rsidRPr="00A46CB4">
        <w:rPr>
          <w:rStyle w:val="CodeSample"/>
          <w:sz w:val="14"/>
          <w:szCs w:val="14"/>
        </w:rPr>
        <w:t>jars .......</w:t>
      </w:r>
      <w:proofErr w:type="gramEnd"/>
      <w:r w:rsidRPr="00A46CB4">
        <w:rPr>
          <w:rStyle w:val="CodeSample"/>
          <w:sz w:val="14"/>
          <w:szCs w:val="14"/>
        </w:rPr>
        <w:t xml:space="preserve"> SUCCESS [4.142s]</w:t>
      </w:r>
    </w:p>
    <w:p w:rsidR="00A46CB4" w:rsidRPr="00A46CB4" w:rsidRDefault="00A46CB4">
      <w:pPr>
        <w:pStyle w:val="NoSpacing"/>
        <w:spacing w:after="0"/>
        <w:rPr>
          <w:rStyle w:val="CodeSample"/>
          <w:sz w:val="14"/>
          <w:szCs w:val="14"/>
        </w:rPr>
      </w:pPr>
      <w:r w:rsidRPr="00A46CB4">
        <w:rPr>
          <w:rStyle w:val="CodeSample"/>
          <w:sz w:val="14"/>
          <w:szCs w:val="14"/>
        </w:rPr>
        <w:t xml:space="preserve">[INFO] FatWire GST: Site Foundation ContentServer Library </w:t>
      </w:r>
      <w:proofErr w:type="gramStart"/>
      <w:r w:rsidRPr="00A46CB4">
        <w:rPr>
          <w:rStyle w:val="CodeSample"/>
          <w:sz w:val="14"/>
          <w:szCs w:val="14"/>
        </w:rPr>
        <w:t>Facades  SUCCESS</w:t>
      </w:r>
      <w:proofErr w:type="gramEnd"/>
      <w:r w:rsidRPr="00A46CB4">
        <w:rPr>
          <w:rStyle w:val="CodeSample"/>
          <w:sz w:val="14"/>
          <w:szCs w:val="14"/>
        </w:rPr>
        <w:t xml:space="preserve"> [53.430s]</w:t>
      </w:r>
    </w:p>
    <w:p w:rsidR="00A46CB4" w:rsidRPr="00A46CB4" w:rsidRDefault="00A46CB4">
      <w:pPr>
        <w:pStyle w:val="NoSpacing"/>
        <w:spacing w:after="0"/>
        <w:rPr>
          <w:rStyle w:val="CodeSample"/>
          <w:sz w:val="14"/>
          <w:szCs w:val="14"/>
        </w:rPr>
      </w:pPr>
      <w:r w:rsidRPr="00A46CB4">
        <w:rPr>
          <w:rStyle w:val="CodeSample"/>
          <w:sz w:val="14"/>
          <w:szCs w:val="14"/>
        </w:rPr>
        <w:t xml:space="preserve">[INFO] FatWire GST: Site Foundation Web-Referenceable Asset </w:t>
      </w:r>
      <w:proofErr w:type="gramStart"/>
      <w:r w:rsidRPr="00A46CB4">
        <w:rPr>
          <w:rStyle w:val="CodeSample"/>
          <w:sz w:val="14"/>
          <w:szCs w:val="14"/>
        </w:rPr>
        <w:t>Support  SUCCESS</w:t>
      </w:r>
      <w:proofErr w:type="gramEnd"/>
      <w:r w:rsidRPr="00A46CB4">
        <w:rPr>
          <w:rStyle w:val="CodeSample"/>
          <w:sz w:val="14"/>
          <w:szCs w:val="14"/>
        </w:rPr>
        <w:t xml:space="preserve"> [3.859s]</w:t>
      </w:r>
    </w:p>
    <w:p w:rsidR="00A46CB4" w:rsidRPr="00A46CB4" w:rsidRDefault="00A46CB4">
      <w:pPr>
        <w:pStyle w:val="NoSpacing"/>
        <w:spacing w:after="0"/>
        <w:rPr>
          <w:rStyle w:val="CodeSample"/>
          <w:sz w:val="14"/>
          <w:szCs w:val="14"/>
        </w:rPr>
      </w:pPr>
      <w:r w:rsidRPr="00A46CB4">
        <w:rPr>
          <w:rStyle w:val="CodeSample"/>
          <w:sz w:val="14"/>
          <w:szCs w:val="14"/>
        </w:rPr>
        <w:t xml:space="preserve">[INFO] FatWire GST: Site Foundation Tagging </w:t>
      </w:r>
      <w:proofErr w:type="gramStart"/>
      <w:r w:rsidRPr="00A46CB4">
        <w:rPr>
          <w:rStyle w:val="CodeSample"/>
          <w:sz w:val="14"/>
          <w:szCs w:val="14"/>
        </w:rPr>
        <w:t>support ..........</w:t>
      </w:r>
      <w:proofErr w:type="gramEnd"/>
      <w:r w:rsidRPr="00A46CB4">
        <w:rPr>
          <w:rStyle w:val="CodeSample"/>
          <w:sz w:val="14"/>
          <w:szCs w:val="14"/>
        </w:rPr>
        <w:t xml:space="preserve"> SUCCESS [3.497s]</w:t>
      </w:r>
    </w:p>
    <w:p w:rsidR="00A46CB4" w:rsidRPr="00A46CB4" w:rsidRDefault="00A46CB4">
      <w:pPr>
        <w:pStyle w:val="NoSpacing"/>
        <w:spacing w:after="0"/>
        <w:rPr>
          <w:rStyle w:val="CodeSample"/>
          <w:sz w:val="14"/>
          <w:szCs w:val="14"/>
        </w:rPr>
      </w:pPr>
      <w:r w:rsidRPr="00A46CB4">
        <w:rPr>
          <w:rStyle w:val="CodeSample"/>
          <w:sz w:val="14"/>
          <w:szCs w:val="14"/>
        </w:rPr>
        <w:t xml:space="preserve">[INFO] FatWire GST: Site Foundation </w:t>
      </w:r>
      <w:proofErr w:type="gramStart"/>
      <w:r w:rsidRPr="00A46CB4">
        <w:rPr>
          <w:rStyle w:val="CodeSample"/>
          <w:sz w:val="14"/>
          <w:szCs w:val="14"/>
        </w:rPr>
        <w:t>Taglibs ..................</w:t>
      </w:r>
      <w:proofErr w:type="gramEnd"/>
      <w:r w:rsidRPr="00A46CB4">
        <w:rPr>
          <w:rStyle w:val="CodeSample"/>
          <w:sz w:val="14"/>
          <w:szCs w:val="14"/>
        </w:rPr>
        <w:t xml:space="preserve"> SUCCESS [3.492s]</w:t>
      </w:r>
    </w:p>
    <w:p w:rsidR="00A46CB4" w:rsidRPr="00A46CB4" w:rsidRDefault="00A46CB4">
      <w:pPr>
        <w:pStyle w:val="NoSpacing"/>
        <w:spacing w:after="0"/>
        <w:rPr>
          <w:rStyle w:val="CodeSample"/>
          <w:sz w:val="14"/>
          <w:szCs w:val="14"/>
        </w:rPr>
      </w:pPr>
      <w:r w:rsidRPr="00A46CB4">
        <w:rPr>
          <w:rStyle w:val="CodeSample"/>
          <w:sz w:val="14"/>
          <w:szCs w:val="14"/>
        </w:rPr>
        <w:t xml:space="preserve">[INFO] FatWire GST: Site Foundation </w:t>
      </w:r>
      <w:proofErr w:type="gramStart"/>
      <w:r w:rsidRPr="00A46CB4">
        <w:rPr>
          <w:rStyle w:val="CodeSample"/>
          <w:sz w:val="14"/>
          <w:szCs w:val="14"/>
        </w:rPr>
        <w:t>Aggregator ...............</w:t>
      </w:r>
      <w:proofErr w:type="gramEnd"/>
      <w:r w:rsidRPr="00A46CB4">
        <w:rPr>
          <w:rStyle w:val="CodeSample"/>
          <w:sz w:val="14"/>
          <w:szCs w:val="14"/>
        </w:rPr>
        <w:t xml:space="preserve"> SUCCESS [0.584s]</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 SUCCESSFUL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Total time: 1 minute 20 seconds</w:t>
      </w:r>
    </w:p>
    <w:p w:rsidR="00A46CB4" w:rsidRPr="00A46CB4" w:rsidRDefault="00A46CB4">
      <w:pPr>
        <w:pStyle w:val="NoSpacing"/>
        <w:spacing w:after="0"/>
        <w:rPr>
          <w:rStyle w:val="CodeSample"/>
          <w:sz w:val="14"/>
          <w:szCs w:val="14"/>
        </w:rPr>
      </w:pPr>
      <w:r w:rsidRPr="00A46CB4">
        <w:rPr>
          <w:rStyle w:val="CodeSample"/>
          <w:sz w:val="14"/>
          <w:szCs w:val="14"/>
        </w:rPr>
        <w:t>[INFO] Finished at: Thu Nov 25 21:33:39 EST 2010</w:t>
      </w:r>
    </w:p>
    <w:p w:rsidR="00A46CB4" w:rsidRPr="00A46CB4" w:rsidRDefault="00A46CB4">
      <w:pPr>
        <w:pStyle w:val="NoSpacing"/>
        <w:spacing w:after="0"/>
        <w:rPr>
          <w:rStyle w:val="CodeSample"/>
          <w:sz w:val="14"/>
          <w:szCs w:val="14"/>
        </w:rPr>
      </w:pPr>
      <w:r w:rsidRPr="00A46CB4">
        <w:rPr>
          <w:rStyle w:val="CodeSample"/>
          <w:sz w:val="14"/>
          <w:szCs w:val="14"/>
        </w:rPr>
        <w:t>[INFO] Final Memory: 63M/379M</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proofErr w:type="gramStart"/>
      <w:r w:rsidRPr="00A46CB4">
        <w:rPr>
          <w:rStyle w:val="CodeSample"/>
          <w:sz w:val="14"/>
          <w:szCs w:val="14"/>
        </w:rPr>
        <w:t>oberon:</w:t>
      </w:r>
      <w:proofErr w:type="gramEnd"/>
      <w:r w:rsidRPr="00A46CB4">
        <w:rPr>
          <w:rStyle w:val="CodeSample"/>
          <w:sz w:val="14"/>
          <w:szCs w:val="14"/>
        </w:rPr>
        <w:t xml:space="preserve">gst-foundation tfield$ </w:t>
      </w:r>
    </w:p>
    <w:p w:rsidR="00A46CB4" w:rsidRPr="003541A7" w:rsidRDefault="00A46CB4">
      <w:pPr>
        <w:pStyle w:val="NoSpacing"/>
        <w:spacing w:after="0"/>
        <w:rPr>
          <w:sz w:val="18"/>
          <w:szCs w:val="18"/>
        </w:rPr>
      </w:pP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251E65" w:rsidRDefault="00BA060F" w:rsidP="00C03C87">
      <w:pPr>
        <w:pStyle w:val="Heading3"/>
      </w:pPr>
      <w:bookmarkStart w:id="47" w:name="_Toc153280341"/>
      <w:r>
        <w:lastRenderedPageBreak/>
        <w:t>Compile the Java and build the jar</w:t>
      </w:r>
      <w:bookmarkEnd w:id="47"/>
    </w:p>
    <w:p w:rsidR="00251E65" w:rsidRDefault="00251E65">
      <w:pPr>
        <w:pStyle w:val="NoSpacing"/>
      </w:pPr>
    </w:p>
    <w:p w:rsidR="00A46CB4" w:rsidRDefault="00BA060F" w:rsidP="00C2406D">
      <w:pPr>
        <w:pStyle w:val="NoSpacing"/>
      </w:pPr>
      <w:r>
        <w:t xml:space="preserve">While the jar was built in the previous chapter, it is in a location that is inconvenient.  Re-build the jar using the command: </w:t>
      </w:r>
      <w:r w:rsidRPr="00C2406D">
        <w:rPr>
          <w:rStyle w:val="CodeSample"/>
        </w:rPr>
        <w:t>mvn clean package</w:t>
      </w:r>
      <w:r w:rsidR="00E61DD5">
        <w:t>.</w:t>
      </w:r>
    </w:p>
    <w:p w:rsidR="00A46CB4" w:rsidRDefault="00A46CB4" w:rsidP="00C2406D">
      <w:pPr>
        <w:pStyle w:val="NoSpacing"/>
      </w:pPr>
      <w:r>
        <w:t>Example:</w:t>
      </w:r>
    </w:p>
    <w:p w:rsidR="00A46CB4" w:rsidRPr="003C5613" w:rsidRDefault="00A46CB4">
      <w:pPr>
        <w:pStyle w:val="NoSpacing"/>
        <w:spacing w:after="0"/>
        <w:rPr>
          <w:rStyle w:val="CodeSample"/>
          <w:sz w:val="14"/>
          <w:szCs w:val="14"/>
        </w:rPr>
      </w:pPr>
      <w:proofErr w:type="gramStart"/>
      <w:r w:rsidRPr="003C5613">
        <w:rPr>
          <w:rStyle w:val="CodeSample"/>
          <w:sz w:val="14"/>
          <w:szCs w:val="14"/>
        </w:rPr>
        <w:t>oberon:</w:t>
      </w:r>
      <w:proofErr w:type="gramEnd"/>
      <w:r w:rsidRPr="003C5613">
        <w:rPr>
          <w:rStyle w:val="CodeSample"/>
          <w:sz w:val="14"/>
          <w:szCs w:val="14"/>
        </w:rPr>
        <w:t>gst-foundation tfield$ mvn clean package</w:t>
      </w:r>
    </w:p>
    <w:p w:rsidR="00A46CB4" w:rsidRPr="003C5613" w:rsidRDefault="00A46CB4">
      <w:pPr>
        <w:pStyle w:val="NoSpacing"/>
        <w:spacing w:after="0"/>
        <w:rPr>
          <w:rStyle w:val="CodeSample"/>
          <w:sz w:val="14"/>
          <w:szCs w:val="14"/>
        </w:rPr>
      </w:pPr>
      <w:r w:rsidRPr="003C5613">
        <w:rPr>
          <w:rStyle w:val="CodeSample"/>
          <w:sz w:val="14"/>
          <w:szCs w:val="14"/>
        </w:rPr>
        <w:t>[INFO] Scanning for projects...</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roofErr w:type="gramStart"/>
      <w:r w:rsidRPr="003C5613">
        <w:rPr>
          <w:rStyle w:val="CodeSample"/>
          <w:sz w:val="14"/>
          <w:szCs w:val="14"/>
        </w:rPr>
        <w:t>Reactor build</w:t>
      </w:r>
      <w:proofErr w:type="gramEnd"/>
      <w:r w:rsidRPr="003C5613">
        <w:rPr>
          <w:rStyle w:val="CodeSample"/>
          <w:sz w:val="14"/>
          <w:szCs w:val="14"/>
        </w:rPr>
        <w:t xml:space="preserve"> order: </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Library Facades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Web-Referenceable Asset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Tagging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Taglibs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Aggregator</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w:t>
      </w:r>
      <w:proofErr w:type="gramStart"/>
      <w:r w:rsidRPr="003C5613">
        <w:rPr>
          <w:rStyle w:val="CodeSample"/>
          <w:sz w:val="14"/>
          <w:szCs w:val="14"/>
        </w:rPr>
        <w:t>clean:</w:t>
      </w:r>
      <w:proofErr w:type="gramEnd"/>
      <w:r w:rsidRPr="003C5613">
        <w:rPr>
          <w:rStyle w:val="CodeSample"/>
          <w:sz w:val="14"/>
          <w:szCs w:val="14"/>
        </w:rPr>
        <w:t>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w:t>
      </w:r>
      <w:proofErr w:type="gramStart"/>
      <w:r w:rsidRPr="003C5613">
        <w:rPr>
          <w:rStyle w:val="CodeSample"/>
          <w:sz w:val="14"/>
          <w:szCs w:val="14"/>
        </w:rPr>
        <w:t>site:</w:t>
      </w:r>
      <w:proofErr w:type="gramEnd"/>
      <w:r w:rsidRPr="003C5613">
        <w:rPr>
          <w:rStyle w:val="CodeSample"/>
          <w:sz w:val="14"/>
          <w:szCs w:val="14"/>
        </w:rPr>
        <w:t>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[INFO] [</w:t>
      </w:r>
      <w:proofErr w:type="gramStart"/>
      <w:r w:rsidRPr="003C5613">
        <w:rPr>
          <w:rStyle w:val="CodeSample"/>
          <w:sz w:val="14"/>
          <w:szCs w:val="14"/>
        </w:rPr>
        <w:t>javadoc:</w:t>
      </w:r>
      <w:proofErr w:type="gramEnd"/>
      <w:r w:rsidRPr="003C5613">
        <w:rPr>
          <w:rStyle w:val="CodeSample"/>
          <w:sz w:val="14"/>
          <w:szCs w:val="14"/>
        </w:rPr>
        <w:t>jar {execution: attach-javadocs}]</w:t>
      </w:r>
    </w:p>
    <w:p w:rsidR="00A46CB4" w:rsidRPr="003C5613" w:rsidRDefault="00A46CB4">
      <w:pPr>
        <w:pStyle w:val="NoSpacing"/>
        <w:spacing w:after="0"/>
        <w:rPr>
          <w:rStyle w:val="CodeSample"/>
          <w:sz w:val="14"/>
          <w:szCs w:val="14"/>
        </w:rPr>
      </w:pPr>
      <w:r w:rsidRPr="003C5613">
        <w:rPr>
          <w:rStyle w:val="CodeSample"/>
          <w:sz w:val="14"/>
          <w:szCs w:val="14"/>
        </w:rPr>
        <w:t>[INFO] Not executing Javadoc as the project is not a Java classpath-capable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w:t>
      </w:r>
      <w:proofErr w:type="gramStart"/>
      <w:r w:rsidRPr="003C5613">
        <w:rPr>
          <w:rStyle w:val="CodeSample"/>
          <w:sz w:val="14"/>
          <w:szCs w:val="14"/>
        </w:rPr>
        <w:t>clean:</w:t>
      </w:r>
      <w:proofErr w:type="gramEnd"/>
      <w:r w:rsidRPr="003C5613">
        <w:rPr>
          <w:rStyle w:val="CodeSample"/>
          <w:sz w:val="14"/>
          <w:szCs w:val="14"/>
        </w:rPr>
        <w:t>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w:t>
      </w:r>
      <w:proofErr w:type="gramStart"/>
      <w:r w:rsidRPr="003C5613">
        <w:rPr>
          <w:rStyle w:val="CodeSample"/>
          <w:sz w:val="14"/>
          <w:szCs w:val="14"/>
        </w:rPr>
        <w:t>site:</w:t>
      </w:r>
      <w:proofErr w:type="gramEnd"/>
      <w:r w:rsidRPr="003C5613">
        <w:rPr>
          <w:rStyle w:val="CodeSample"/>
          <w:sz w:val="14"/>
          <w:szCs w:val="14"/>
        </w:rPr>
        <w:t>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Downloading: http://www.nl.fatwire.com/maven2/com/fatwire/cs/cs/7.5.3/cs-7.5.3.pom</w:t>
      </w:r>
    </w:p>
    <w:p w:rsidR="00A46CB4" w:rsidRPr="003C5613" w:rsidRDefault="00A46CB4">
      <w:pPr>
        <w:pStyle w:val="NoSpacing"/>
        <w:spacing w:after="0"/>
        <w:rPr>
          <w:rStyle w:val="CodeSample"/>
          <w:sz w:val="14"/>
          <w:szCs w:val="14"/>
        </w:rPr>
      </w:pPr>
      <w:r w:rsidRPr="003C5613">
        <w:rPr>
          <w:rStyle w:val="CodeSample"/>
          <w:sz w:val="14"/>
          <w:szCs w:val="14"/>
        </w:rPr>
        <w:t>…</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roofErr w:type="gramStart"/>
      <w:r w:rsidRPr="003C5613">
        <w:rPr>
          <w:rStyle w:val="CodeSample"/>
          <w:sz w:val="14"/>
          <w:szCs w:val="14"/>
        </w:rPr>
        <w:t>Replacing original artifact with shaded artifact.</w:t>
      </w:r>
      <w:proofErr w:type="gramEnd"/>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/Users/tfield/tmp/gst-foundation/gsf-assembly/target/gst-foundation-all-1.0.jar with /Users/tfield/tmp/gst-foundation/gsf-assembly/target/gst-foundation-all-1.0-shaded.jar</w:t>
      </w:r>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/Users/tfield/tmp/gst-foundation/gsf-assembly/target/gst-foundation-all-1.0-sources.jar with /Users/tfield/tmp/gst-foundation/gsf-assembly/target/gst-foundation-all-1.0-shaded-sources.jar</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Reactor Summary:</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 xml:space="preserve">[INFO] FatWire GST: Site </w:t>
      </w:r>
      <w:proofErr w:type="gramStart"/>
      <w:r w:rsidRPr="003C5613">
        <w:rPr>
          <w:rStyle w:val="CodeSample"/>
          <w:sz w:val="14"/>
          <w:szCs w:val="14"/>
        </w:rPr>
        <w:t>Foundation ..........................</w:t>
      </w:r>
      <w:proofErr w:type="gramEnd"/>
      <w:r w:rsidRPr="003C5613">
        <w:rPr>
          <w:rStyle w:val="CodeSample"/>
          <w:sz w:val="14"/>
          <w:szCs w:val="14"/>
        </w:rPr>
        <w:t xml:space="preserve"> SUCCESS [8.010s]</w:t>
      </w:r>
    </w:p>
    <w:p w:rsidR="00A46CB4" w:rsidRPr="003C5613" w:rsidRDefault="00A46CB4">
      <w:pPr>
        <w:pStyle w:val="NoSpacing"/>
        <w:spacing w:after="0"/>
        <w:rPr>
          <w:rStyle w:val="CodeSample"/>
          <w:sz w:val="14"/>
          <w:szCs w:val="14"/>
        </w:rPr>
      </w:pPr>
      <w:r w:rsidRPr="003C5613">
        <w:rPr>
          <w:rStyle w:val="CodeSample"/>
          <w:sz w:val="14"/>
          <w:szCs w:val="14"/>
        </w:rPr>
        <w:t xml:space="preserve">[INFO] FatWire GST: Site Foundation ContentServer </w:t>
      </w:r>
      <w:proofErr w:type="gramStart"/>
      <w:r w:rsidRPr="003C5613">
        <w:rPr>
          <w:rStyle w:val="CodeSample"/>
          <w:sz w:val="14"/>
          <w:szCs w:val="14"/>
        </w:rPr>
        <w:t>jars .......</w:t>
      </w:r>
      <w:proofErr w:type="gramEnd"/>
      <w:r w:rsidRPr="003C5613">
        <w:rPr>
          <w:rStyle w:val="CodeSample"/>
          <w:sz w:val="14"/>
          <w:szCs w:val="14"/>
        </w:rPr>
        <w:t xml:space="preserve"> SUCCESS [5.096s]</w:t>
      </w:r>
    </w:p>
    <w:p w:rsidR="00A46CB4" w:rsidRPr="003C5613" w:rsidRDefault="00A46CB4">
      <w:pPr>
        <w:pStyle w:val="NoSpacing"/>
        <w:spacing w:after="0"/>
        <w:rPr>
          <w:rStyle w:val="CodeSample"/>
          <w:sz w:val="14"/>
          <w:szCs w:val="14"/>
        </w:rPr>
      </w:pPr>
      <w:r w:rsidRPr="003C5613">
        <w:rPr>
          <w:rStyle w:val="CodeSample"/>
          <w:sz w:val="14"/>
          <w:szCs w:val="14"/>
        </w:rPr>
        <w:t xml:space="preserve">[INFO] FatWire GST: Site Foundation ContentServer Library </w:t>
      </w:r>
      <w:proofErr w:type="gramStart"/>
      <w:r w:rsidRPr="003C5613">
        <w:rPr>
          <w:rStyle w:val="CodeSample"/>
          <w:sz w:val="14"/>
          <w:szCs w:val="14"/>
        </w:rPr>
        <w:t>Facades  SUCCESS</w:t>
      </w:r>
      <w:proofErr w:type="gramEnd"/>
      <w:r w:rsidRPr="003C5613">
        <w:rPr>
          <w:rStyle w:val="CodeSample"/>
          <w:sz w:val="14"/>
          <w:szCs w:val="14"/>
        </w:rPr>
        <w:t xml:space="preserve"> [1:02.093s]</w:t>
      </w:r>
    </w:p>
    <w:p w:rsidR="00A46CB4" w:rsidRPr="003C5613" w:rsidRDefault="00A46CB4">
      <w:pPr>
        <w:pStyle w:val="NoSpacing"/>
        <w:spacing w:after="0"/>
        <w:rPr>
          <w:rStyle w:val="CodeSample"/>
          <w:sz w:val="14"/>
          <w:szCs w:val="14"/>
        </w:rPr>
      </w:pPr>
      <w:r w:rsidRPr="003C5613">
        <w:rPr>
          <w:rStyle w:val="CodeSample"/>
          <w:sz w:val="14"/>
          <w:szCs w:val="14"/>
        </w:rPr>
        <w:t xml:space="preserve">[INFO] FatWire GST: Site Foundation Web-Referenceable Asset </w:t>
      </w:r>
      <w:proofErr w:type="gramStart"/>
      <w:r w:rsidRPr="003C5613">
        <w:rPr>
          <w:rStyle w:val="CodeSample"/>
          <w:sz w:val="14"/>
          <w:szCs w:val="14"/>
        </w:rPr>
        <w:t>Support  SUCCESS</w:t>
      </w:r>
      <w:proofErr w:type="gramEnd"/>
      <w:r w:rsidRPr="003C5613">
        <w:rPr>
          <w:rStyle w:val="CodeSample"/>
          <w:sz w:val="14"/>
          <w:szCs w:val="14"/>
        </w:rPr>
        <w:t xml:space="preserve"> [4.054s]</w:t>
      </w:r>
    </w:p>
    <w:p w:rsidR="00A46CB4" w:rsidRPr="003C5613" w:rsidRDefault="00A46CB4">
      <w:pPr>
        <w:pStyle w:val="NoSpacing"/>
        <w:spacing w:after="0"/>
        <w:rPr>
          <w:rStyle w:val="CodeSample"/>
          <w:sz w:val="14"/>
          <w:szCs w:val="14"/>
        </w:rPr>
      </w:pPr>
      <w:r w:rsidRPr="003C5613">
        <w:rPr>
          <w:rStyle w:val="CodeSample"/>
          <w:sz w:val="14"/>
          <w:szCs w:val="14"/>
        </w:rPr>
        <w:t xml:space="preserve">[INFO] FatWire GST: Site Foundation Tagging </w:t>
      </w:r>
      <w:proofErr w:type="gramStart"/>
      <w:r w:rsidRPr="003C5613">
        <w:rPr>
          <w:rStyle w:val="CodeSample"/>
          <w:sz w:val="14"/>
          <w:szCs w:val="14"/>
        </w:rPr>
        <w:t>support ..........</w:t>
      </w:r>
      <w:proofErr w:type="gramEnd"/>
      <w:r w:rsidRPr="003C5613">
        <w:rPr>
          <w:rStyle w:val="CodeSample"/>
          <w:sz w:val="14"/>
          <w:szCs w:val="14"/>
        </w:rPr>
        <w:t xml:space="preserve"> SUCCESS [3.263s]</w:t>
      </w:r>
    </w:p>
    <w:p w:rsidR="00A46CB4" w:rsidRPr="003C5613" w:rsidRDefault="00A46CB4">
      <w:pPr>
        <w:pStyle w:val="NoSpacing"/>
        <w:spacing w:after="0"/>
        <w:rPr>
          <w:rStyle w:val="CodeSample"/>
          <w:sz w:val="14"/>
          <w:szCs w:val="14"/>
        </w:rPr>
      </w:pPr>
      <w:r w:rsidRPr="003C5613">
        <w:rPr>
          <w:rStyle w:val="CodeSample"/>
          <w:sz w:val="14"/>
          <w:szCs w:val="14"/>
        </w:rPr>
        <w:t xml:space="preserve">[INFO] FatWire GST: Site Foundation </w:t>
      </w:r>
      <w:proofErr w:type="gramStart"/>
      <w:r w:rsidRPr="003C5613">
        <w:rPr>
          <w:rStyle w:val="CodeSample"/>
          <w:sz w:val="14"/>
          <w:szCs w:val="14"/>
        </w:rPr>
        <w:t>Taglibs ..................</w:t>
      </w:r>
      <w:proofErr w:type="gramEnd"/>
      <w:r w:rsidRPr="003C5613">
        <w:rPr>
          <w:rStyle w:val="CodeSample"/>
          <w:sz w:val="14"/>
          <w:szCs w:val="14"/>
        </w:rPr>
        <w:t xml:space="preserve"> SUCCESS [3.649s]</w:t>
      </w:r>
    </w:p>
    <w:p w:rsidR="00A46CB4" w:rsidRPr="003C5613" w:rsidRDefault="00A46CB4">
      <w:pPr>
        <w:pStyle w:val="NoSpacing"/>
        <w:spacing w:after="0"/>
        <w:rPr>
          <w:rStyle w:val="CodeSample"/>
          <w:sz w:val="14"/>
          <w:szCs w:val="14"/>
        </w:rPr>
      </w:pPr>
      <w:r w:rsidRPr="003C5613">
        <w:rPr>
          <w:rStyle w:val="CodeSample"/>
          <w:sz w:val="14"/>
          <w:szCs w:val="14"/>
        </w:rPr>
        <w:t xml:space="preserve">[INFO] FatWire GST: Site Foundation </w:t>
      </w:r>
      <w:proofErr w:type="gramStart"/>
      <w:r w:rsidRPr="003C5613">
        <w:rPr>
          <w:rStyle w:val="CodeSample"/>
          <w:sz w:val="14"/>
          <w:szCs w:val="14"/>
        </w:rPr>
        <w:t>Aggregator ...............</w:t>
      </w:r>
      <w:proofErr w:type="gramEnd"/>
      <w:r w:rsidRPr="003C5613">
        <w:rPr>
          <w:rStyle w:val="CodeSample"/>
          <w:sz w:val="14"/>
          <w:szCs w:val="14"/>
        </w:rPr>
        <w:t xml:space="preserve"> SUCCESS [3.298s]</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 SUCCESSFUL</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lastRenderedPageBreak/>
        <w:t>[INFO] Total time: 1 minute 30 seconds</w:t>
      </w:r>
    </w:p>
    <w:p w:rsidR="00A46CB4" w:rsidRPr="003C5613" w:rsidRDefault="00A46CB4">
      <w:pPr>
        <w:pStyle w:val="NoSpacing"/>
        <w:spacing w:after="0"/>
        <w:rPr>
          <w:rStyle w:val="CodeSample"/>
          <w:sz w:val="14"/>
          <w:szCs w:val="14"/>
        </w:rPr>
      </w:pPr>
      <w:r w:rsidRPr="003C5613">
        <w:rPr>
          <w:rStyle w:val="CodeSample"/>
          <w:sz w:val="14"/>
          <w:szCs w:val="14"/>
        </w:rPr>
        <w:t>[INFO] Finished at: Thu Nov 25 21:22:34 EST 2010</w:t>
      </w:r>
    </w:p>
    <w:p w:rsidR="00A46CB4" w:rsidRPr="003C5613" w:rsidRDefault="00A46CB4">
      <w:pPr>
        <w:pStyle w:val="NoSpacing"/>
        <w:spacing w:after="0"/>
        <w:rPr>
          <w:rStyle w:val="CodeSample"/>
          <w:sz w:val="14"/>
          <w:szCs w:val="14"/>
        </w:rPr>
      </w:pPr>
      <w:r w:rsidRPr="003C5613">
        <w:rPr>
          <w:rStyle w:val="CodeSample"/>
          <w:sz w:val="14"/>
          <w:szCs w:val="14"/>
        </w:rPr>
        <w:t>[INFO] Final Memory: 62M/379M</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proofErr w:type="gramStart"/>
      <w:r w:rsidRPr="003C5613">
        <w:rPr>
          <w:rStyle w:val="CodeSample"/>
          <w:sz w:val="14"/>
          <w:szCs w:val="14"/>
        </w:rPr>
        <w:t>oberon:</w:t>
      </w:r>
      <w:proofErr w:type="gramEnd"/>
      <w:r w:rsidRPr="003C5613">
        <w:rPr>
          <w:rStyle w:val="CodeSample"/>
          <w:sz w:val="14"/>
          <w:szCs w:val="14"/>
        </w:rPr>
        <w:t xml:space="preserve">gst-foundation tfield$ </w:t>
      </w:r>
    </w:p>
    <w:p w:rsidR="00A46CB4" w:rsidRPr="003541A7" w:rsidRDefault="00A46CB4">
      <w:pPr>
        <w:pStyle w:val="NoSpacing"/>
        <w:spacing w:after="0"/>
        <w:rPr>
          <w:sz w:val="18"/>
          <w:szCs w:val="18"/>
        </w:rPr>
      </w:pPr>
    </w:p>
    <w:p w:rsidR="0074029E" w:rsidRPr="003541A7" w:rsidRDefault="003541A7" w:rsidP="00C2406D">
      <w:pPr>
        <w:pStyle w:val="NoSpacing"/>
      </w:pPr>
      <w:r>
        <w:br w:type="page"/>
      </w:r>
    </w:p>
    <w:p w:rsidR="00EE2778" w:rsidRDefault="00EE2778" w:rsidP="00C2406D">
      <w:pPr>
        <w:pStyle w:val="Heading2"/>
      </w:pPr>
      <w:bookmarkStart w:id="48" w:name="__RefHeading__2619_1461085060"/>
      <w:bookmarkStart w:id="49" w:name="__RefHeading__1255_1461085060"/>
      <w:bookmarkStart w:id="50" w:name="_Toc271212396"/>
      <w:bookmarkStart w:id="51" w:name="_Toc153280342"/>
      <w:bookmarkEnd w:id="48"/>
      <w:bookmarkEnd w:id="49"/>
      <w:r>
        <w:lastRenderedPageBreak/>
        <w:t>Add GS</w:t>
      </w:r>
      <w:r w:rsidR="003541A7">
        <w:t>F</w:t>
      </w:r>
      <w:r>
        <w:t xml:space="preserve"> jar to Content Server</w:t>
      </w:r>
      <w:bookmarkEnd w:id="50"/>
      <w:bookmarkEnd w:id="51"/>
    </w:p>
    <w:p w:rsidR="003F7E82" w:rsidRPr="003F7E82" w:rsidRDefault="003F7E82">
      <w:pPr>
        <w:pStyle w:val="BodyText"/>
      </w:pPr>
    </w:p>
    <w:p w:rsidR="00EE2778" w:rsidRDefault="00EE2778">
      <w:pPr>
        <w:pStyle w:val="NoSpacing"/>
      </w:pPr>
      <w:r w:rsidRPr="00C2406D">
        <w:rPr>
          <w:highlight w:val="lightGray"/>
        </w:rPr>
        <w:t xml:space="preserve">Copy the </w:t>
      </w:r>
      <w:r w:rsidR="00A46CB4" w:rsidRPr="00C2406D">
        <w:rPr>
          <w:rStyle w:val="CodeSample"/>
          <w:highlight w:val="lightGray"/>
        </w:rPr>
        <w:t>gst-foundation-all-1.</w:t>
      </w:r>
      <w:ins w:id="52" w:author=" Dolf Dijkstra" w:date="2011-03-24T13:31:00Z">
        <w:r w:rsidR="009A02C6">
          <w:rPr>
            <w:rStyle w:val="CodeSample"/>
            <w:highlight w:val="lightGray"/>
          </w:rPr>
          <w:t>1</w:t>
        </w:r>
      </w:ins>
      <w:del w:id="53" w:author=" Dolf Dijkstra" w:date="2011-03-24T13:31:00Z">
        <w:r w:rsidR="00A46CB4" w:rsidRPr="00C2406D" w:rsidDel="009A02C6">
          <w:rPr>
            <w:rStyle w:val="CodeSample"/>
            <w:highlight w:val="lightGray"/>
          </w:rPr>
          <w:delText>0</w:delText>
        </w:r>
      </w:del>
      <w:r w:rsidR="00A46CB4" w:rsidRPr="00C2406D">
        <w:rPr>
          <w:rStyle w:val="CodeSample"/>
          <w:highlight w:val="lightGray"/>
        </w:rPr>
        <w:t>.jar</w:t>
      </w:r>
      <w:r w:rsidRPr="00C2406D">
        <w:rPr>
          <w:highlight w:val="lightGray"/>
        </w:rPr>
        <w:t xml:space="preserve"> from the </w:t>
      </w:r>
      <w:r w:rsidR="00A46CB4">
        <w:rPr>
          <w:highlight w:val="lightGray"/>
        </w:rPr>
        <w:t>working directory</w:t>
      </w:r>
      <w:r w:rsidRPr="00C2406D">
        <w:rPr>
          <w:highlight w:val="lightGray"/>
        </w:rPr>
        <w:t xml:space="preserve"> to your </w:t>
      </w:r>
      <w:r w:rsidRPr="00C2406D">
        <w:rPr>
          <w:rStyle w:val="CodeSample"/>
          <w:highlight w:val="lightGray"/>
        </w:rPr>
        <w:t>WEB-INF/lib</w:t>
      </w:r>
      <w:r w:rsidRPr="00C2406D">
        <w:rPr>
          <w:highlight w:val="lightGray"/>
        </w:rPr>
        <w:t xml:space="preserve"> directory.</w:t>
      </w:r>
      <w:r>
        <w:t xml:space="preserve">  If your Jump Start Kit is running, shut it down, and copy the file.  Then restart the JSK.</w:t>
      </w:r>
    </w:p>
    <w:p w:rsidR="00EE2778" w:rsidRDefault="00EE2778">
      <w:pPr>
        <w:pStyle w:val="NoSpacing"/>
      </w:pPr>
      <w:r>
        <w:t>Note: the Build must be successful in the previous step</w:t>
      </w:r>
      <w:r w:rsidR="00C048B4">
        <w:t>s</w:t>
      </w:r>
      <w:r>
        <w:t xml:space="preserve"> in order for the jar file to be present.  You can try to do a ho</w:t>
      </w:r>
      <w:r w:rsidR="00C048B4">
        <w:t>t-swap with the jar file but it i</w:t>
      </w:r>
      <w:r>
        <w:t>s preferable to shut down ContentServer and restart.</w:t>
      </w:r>
    </w:p>
    <w:p w:rsidR="00EE2778" w:rsidRDefault="00EE2778">
      <w:pPr>
        <w:pStyle w:val="NoSpacing"/>
      </w:pPr>
      <w:proofErr w:type="gramStart"/>
      <w:r>
        <w:t>For example</w:t>
      </w:r>
      <w:r w:rsidR="003F7E82">
        <w:t>.</w:t>
      </w:r>
      <w:proofErr w:type="gramEnd"/>
      <w:r w:rsidR="003F7E82">
        <w:t xml:space="preserve">  </w:t>
      </w:r>
      <w:r w:rsidRPr="00C2406D">
        <w:rPr>
          <w:rStyle w:val="CodeSample"/>
        </w:rPr>
        <w:t xml:space="preserve">Copied: </w:t>
      </w:r>
      <w:r w:rsidR="0029067C" w:rsidRPr="00C2406D">
        <w:rPr>
          <w:rStyle w:val="CodeSample"/>
        </w:rPr>
        <w:t>/Users/rgill/Documents/gst/gst-foundation/gsf-assembly/target</w:t>
      </w:r>
      <w:r w:rsidRPr="00C2406D">
        <w:rPr>
          <w:rStyle w:val="CodeSample"/>
        </w:rPr>
        <w:t>/gst-foundation-all-1.</w:t>
      </w:r>
      <w:ins w:id="54" w:author=" Dolf Dijkstra" w:date="2011-03-24T13:31:00Z">
        <w:r w:rsidR="009A02C6">
          <w:rPr>
            <w:rStyle w:val="CodeSample"/>
          </w:rPr>
          <w:t>1</w:t>
        </w:r>
      </w:ins>
      <w:del w:id="55" w:author=" Dolf Dijkstra" w:date="2011-03-24T13:31:00Z">
        <w:r w:rsidRPr="00C2406D" w:rsidDel="009A02C6">
          <w:rPr>
            <w:rStyle w:val="CodeSample"/>
          </w:rPr>
          <w:delText>0</w:delText>
        </w:r>
      </w:del>
      <w:r w:rsidRPr="00C2406D">
        <w:rPr>
          <w:rStyle w:val="CodeSample"/>
        </w:rPr>
        <w:t>.jar</w:t>
      </w:r>
    </w:p>
    <w:p w:rsidR="00EE2778" w:rsidRPr="00C2406D" w:rsidRDefault="00EE2778">
      <w:pPr>
        <w:pStyle w:val="NoSpacing"/>
        <w:rPr>
          <w:rStyle w:val="CodeSample"/>
        </w:rPr>
      </w:pPr>
      <w:r w:rsidRPr="00C2406D">
        <w:rPr>
          <w:rStyle w:val="CodeSample"/>
        </w:rPr>
        <w:t>To: /Users/rgill/Library/JSK_CS753_CLEAN/App_Server/apache-tomcat-6.0.18/webapps/cs/WEB-INF/lib</w:t>
      </w:r>
    </w:p>
    <w:p w:rsidR="0009217C" w:rsidRDefault="00A46CB4">
      <w:pPr>
        <w:pStyle w:val="NoSpacing"/>
        <w:jc w:val="center"/>
      </w:pPr>
      <w:r>
        <w:rPr>
          <w:noProof/>
          <w:lang w:eastAsia="en-US"/>
        </w:rPr>
        <w:drawing>
          <wp:inline distT="0" distB="0" distL="0" distR="0">
            <wp:extent cx="6746482" cy="37218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25 at 9.37.01 PM.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47065" cy="3722131"/>
                    </a:xfrm>
                    <a:prstGeom prst="rect">
                      <a:avLst/>
                    </a:prstGeom>
                  </pic:spPr>
                </pic:pic>
              </a:graphicData>
            </a:graphic>
          </wp:inline>
        </w:drawing>
      </w:r>
    </w:p>
    <w:p w:rsidR="00EE2778" w:rsidRDefault="0009217C">
      <w:pPr>
        <w:suppressAutoHyphens w:val="0"/>
      </w:pPr>
      <w:r>
        <w:br w:type="page"/>
      </w:r>
    </w:p>
    <w:p w:rsidR="00B932A4" w:rsidRDefault="00B932A4" w:rsidP="00C2406D">
      <w:pPr>
        <w:pStyle w:val="Heading2"/>
      </w:pPr>
      <w:bookmarkStart w:id="56" w:name="__RefHeading__2621_1461085060"/>
      <w:bookmarkStart w:id="57" w:name="__RefHeading__1257_1461085060"/>
      <w:bookmarkStart w:id="58" w:name="_Toc153280343"/>
      <w:bookmarkStart w:id="59" w:name="_Toc271212397"/>
      <w:bookmarkEnd w:id="56"/>
      <w:bookmarkEnd w:id="57"/>
      <w:r>
        <w:lastRenderedPageBreak/>
        <w:t>Add Status Servlet Filter</w:t>
      </w:r>
      <w:bookmarkEnd w:id="58"/>
    </w:p>
    <w:p w:rsidR="00B932A4" w:rsidRDefault="00B932A4">
      <w:pPr>
        <w:pStyle w:val="BodyText"/>
      </w:pPr>
    </w:p>
    <w:p w:rsidR="00B932A4" w:rsidRDefault="00B932A4">
      <w:pPr>
        <w:pStyle w:val="BodyText"/>
      </w:pPr>
      <w:r>
        <w:t>This filter allows Content Server to set HTTP status code headers.</w:t>
      </w:r>
      <w:r w:rsidR="0018023F">
        <w:t xml:space="preserve">  It’s used in conjunction with the controller to return 404, 403, and other http status codes in a normal way.</w:t>
      </w:r>
    </w:p>
    <w:p w:rsidR="00B932A4" w:rsidRDefault="004D73B7">
      <w:pPr>
        <w:pStyle w:val="BodyText"/>
      </w:pPr>
      <w:r>
        <w:t>To enable the filter you need to modify the web.xml file.</w:t>
      </w:r>
    </w:p>
    <w:p w:rsidR="00B932A4" w:rsidRDefault="00B932A4">
      <w:pPr>
        <w:pStyle w:val="BodyText"/>
      </w:pPr>
      <w:r>
        <w:t xml:space="preserve">  </w:t>
      </w:r>
      <w:r w:rsidRPr="00C2406D">
        <w:rPr>
          <w:highlight w:val="lightGray"/>
        </w:rPr>
        <w:t>Add to your web.xml</w:t>
      </w:r>
      <w:r>
        <w:t xml:space="preserve"> located in your Application Servers' Context's WEB-INF directory </w:t>
      </w:r>
      <w:r w:rsidRPr="00C2406D">
        <w:rPr>
          <w:highlight w:val="lightGray"/>
        </w:rPr>
        <w:t>the required filter settings</w:t>
      </w:r>
      <w:r>
        <w:t>.  Please see the Status servlet filter section from the webapp-profiling site.</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3C5613">
        <w:rPr>
          <w:rStyle w:val="CodeSample"/>
        </w:rPr>
        <w:t xml:space="preserve">  </w:t>
      </w:r>
      <w:r w:rsidRPr="00C87140">
        <w:rPr>
          <w:rStyle w:val="CodeSample"/>
          <w:lang w:val="de-DE"/>
        </w:rPr>
        <w:t>&lt;filter&gt;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&lt;filter-name&gt;CustomHeaderFilter&lt;/filter-name&gt;</w:t>
      </w:r>
    </w:p>
    <w:p w:rsidR="00B932A4" w:rsidRPr="004D73B7" w:rsidRDefault="00B932A4">
      <w:pPr>
        <w:widowControl w:val="0"/>
        <w:suppressAutoHyphens w:val="0"/>
        <w:autoSpaceDE w:val="0"/>
        <w:autoSpaceDN w:val="0"/>
        <w:adjustRightInd w:val="0"/>
        <w:spacing w:after="0" w:line="240" w:lineRule="auto"/>
        <w:rPr>
          <w:rStyle w:val="CodeSample"/>
          <w:lang w:val="de-DE"/>
        </w:rPr>
      </w:pPr>
      <w:r w:rsidRPr="004D73B7">
        <w:rPr>
          <w:rStyle w:val="CodeSample"/>
          <w:lang w:val="de-DE"/>
        </w:rPr>
        <w:t xml:space="preserve">    &lt;filter-class&gt;com.fatwire.gst.</w:t>
      </w:r>
      <w:r w:rsidR="004D73B7" w:rsidRPr="004D73B7">
        <w:rPr>
          <w:rStyle w:val="CodeSample"/>
          <w:lang w:val="de-DE"/>
        </w:rPr>
        <w:t>foundation</w:t>
      </w:r>
      <w:r w:rsidRPr="004D73B7">
        <w:rPr>
          <w:rStyle w:val="CodeSample"/>
          <w:lang w:val="de-DE"/>
        </w:rPr>
        <w:t>.httpstatus.CustomHeaderFilter&lt;/filter-class&gt;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4D73B7">
        <w:rPr>
          <w:rStyle w:val="CodeSample"/>
          <w:lang w:val="de-DE"/>
        </w:rPr>
        <w:t xml:space="preserve">  </w:t>
      </w:r>
      <w:r w:rsidRPr="00C87140">
        <w:rPr>
          <w:rStyle w:val="CodeSample"/>
          <w:lang w:val="de-DE"/>
        </w:rPr>
        <w:t>&lt;/filter&gt;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w:t>
      </w:r>
    </w:p>
    <w:p w:rsidR="00B932A4" w:rsidRPr="00C2406D" w:rsidRDefault="00B932A4">
      <w:pPr>
        <w:widowControl w:val="0"/>
        <w:suppressAutoHyphens w:val="0"/>
        <w:autoSpaceDE w:val="0"/>
        <w:autoSpaceDN w:val="0"/>
        <w:adjustRightInd w:val="0"/>
        <w:spacing w:after="0" w:line="240" w:lineRule="auto"/>
        <w:rPr>
          <w:rStyle w:val="CodeSample"/>
        </w:rPr>
      </w:pPr>
      <w:r w:rsidRPr="00C87140">
        <w:rPr>
          <w:rStyle w:val="CodeSample"/>
          <w:lang w:val="de-DE"/>
        </w:rPr>
        <w:t xml:space="preserve">  </w:t>
      </w:r>
      <w:r w:rsidRPr="00C2406D">
        <w:rPr>
          <w:rStyle w:val="CodeSample"/>
        </w:rPr>
        <w:t>&lt;</w:t>
      </w:r>
      <w:proofErr w:type="gramStart"/>
      <w:r w:rsidRPr="00C2406D">
        <w:rPr>
          <w:rStyle w:val="CodeSample"/>
        </w:rPr>
        <w:t>filter-mapping</w:t>
      </w:r>
      <w:proofErr w:type="gramEnd"/>
      <w:r w:rsidRPr="00C2406D">
        <w:rPr>
          <w:rStyle w:val="CodeSample"/>
        </w:rPr>
        <w:t>&gt;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&lt;filter-name&gt;CustomHeaderFilter&lt;/filter-name&gt;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&lt;url-pattern&gt;/*&lt;/url-pattern&gt;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w:t>
      </w:r>
      <w:proofErr w:type="gramStart"/>
      <w:r w:rsidRPr="00C2406D">
        <w:rPr>
          <w:rStyle w:val="CodeSample"/>
        </w:rPr>
        <w:t>dispatcher&gt;</w:t>
      </w:r>
      <w:proofErr w:type="gramEnd"/>
      <w:r w:rsidRPr="00C2406D">
        <w:rPr>
          <w:rStyle w:val="CodeSample"/>
        </w:rPr>
        <w:t>REQUEST&lt;/dispatcher&gt;</w:t>
      </w:r>
    </w:p>
    <w:p w:rsidR="00B932A4" w:rsidRPr="00C2406D" w:rsidRDefault="00B932A4">
      <w:pPr>
        <w:pStyle w:val="BodyText"/>
        <w:rPr>
          <w:rStyle w:val="CodeSample"/>
        </w:rPr>
      </w:pPr>
      <w:r w:rsidRPr="00C2406D">
        <w:rPr>
          <w:rStyle w:val="CodeSample"/>
        </w:rPr>
        <w:t xml:space="preserve">  &lt;/filter-mapping&gt;</w:t>
      </w:r>
    </w:p>
    <w:p w:rsidR="00B932A4" w:rsidRDefault="00427F14">
      <w:pPr>
        <w:pStyle w:val="BodyText"/>
      </w:pPr>
      <w:r w:rsidRPr="00427F14" w:rsidDel="00427F14">
        <w:t xml:space="preserve"> </w:t>
      </w:r>
    </w:p>
    <w:p w:rsidR="00B932A4" w:rsidRDefault="00B932A4">
      <w:pPr>
        <w:suppressAutoHyphens w:val="0"/>
        <w:rPr>
          <w:rFonts w:asciiTheme="majorHAnsi" w:eastAsiaTheme="majorEastAsia" w:hAnsiTheme="majorHAnsi" w:cstheme="majorBidi"/>
          <w:b/>
          <w:bCs/>
          <w:color w:val="4F81BD" w:themeColor="accent1"/>
          <w:sz w:val="26"/>
          <w:szCs w:val="26"/>
        </w:rPr>
      </w:pPr>
      <w:r>
        <w:br w:type="page"/>
      </w:r>
    </w:p>
    <w:p w:rsidR="00EE2778" w:rsidRPr="0074029E" w:rsidRDefault="005777C9" w:rsidP="00C2406D">
      <w:pPr>
        <w:pStyle w:val="Heading2"/>
      </w:pPr>
      <w:bookmarkStart w:id="60" w:name="_Toc153280344"/>
      <w:r>
        <w:lastRenderedPageBreak/>
        <w:t>Log in to Content Server with Appropriate Privileges</w:t>
      </w:r>
      <w:bookmarkEnd w:id="59"/>
      <w:bookmarkEnd w:id="60"/>
    </w:p>
    <w:p w:rsidR="00EE2778" w:rsidRDefault="00EE2778">
      <w:pPr>
        <w:pStyle w:val="NoSpacing"/>
      </w:pPr>
    </w:p>
    <w:p w:rsidR="00EE2778" w:rsidRDefault="005777C9">
      <w:pPr>
        <w:pStyle w:val="NoSpacing"/>
      </w:pPr>
      <w:proofErr w:type="gramStart"/>
      <w:r w:rsidRPr="00C2406D">
        <w:rPr>
          <w:highlight w:val="lightGray"/>
        </w:rPr>
        <w:t>Log into Content Server as a user who has SiteGod and xceladmin privileges.</w:t>
      </w:r>
      <w:proofErr w:type="gramEnd"/>
      <w:r w:rsidR="00CF7862">
        <w:t xml:space="preserve">  Specific scripts need to be executed in an upcoming section.  To successfully execute these scripts</w:t>
      </w:r>
      <w:r>
        <w:t>,</w:t>
      </w:r>
      <w:r w:rsidR="00CF7862">
        <w:t xml:space="preserve"> </w:t>
      </w:r>
      <w:r>
        <w:t xml:space="preserve">your user must have the </w:t>
      </w:r>
      <w:r w:rsidR="00CF7862">
        <w:t xml:space="preserve">SiteGod </w:t>
      </w:r>
      <w:r>
        <w:t xml:space="preserve">and xceladmin </w:t>
      </w:r>
      <w:r w:rsidR="00CF7862">
        <w:t>ACL</w:t>
      </w:r>
      <w:r>
        <w:t>s assigned.</w:t>
      </w:r>
    </w:p>
    <w:p w:rsidR="00EE2778" w:rsidRDefault="00EE2778">
      <w:pPr>
        <w:pStyle w:val="NoSpacing"/>
      </w:pPr>
      <w:r>
        <w:t>For example if your user account is fwadmin.  In CS -&gt; Admin (tab) -&gt; Content Server Management Tools (expand item) -&gt; User (item) -&gt; Enter User Name (textbox), choose Modify User (radio selection) -&gt; OK (button) -&gt; select user (link) -&gt; Add Access Privilege ‘SiteGod’ (multi-select item) -&gt; Modify (button)</w:t>
      </w:r>
    </w:p>
    <w:p w:rsidR="00EE2778" w:rsidRDefault="00EE2778">
      <w:pPr>
        <w:pStyle w:val="NoSpacing"/>
      </w:pPr>
      <w:r>
        <w:t xml:space="preserve">You should logout and re-login. </w:t>
      </w:r>
    </w:p>
    <w:p w:rsidR="00EE2778" w:rsidRDefault="00EE2778">
      <w:pPr>
        <w:jc w:val="center"/>
      </w:pPr>
      <w:r>
        <w:rPr>
          <w:noProof/>
          <w:lang w:eastAsia="en-US"/>
        </w:rPr>
        <w:drawing>
          <wp:inline distT="0" distB="0" distL="0" distR="0">
            <wp:extent cx="5257800" cy="46199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57800" cy="4619996"/>
                    </a:xfrm>
                    <a:prstGeom prst="rect">
                      <a:avLst/>
                    </a:prstGeom>
                    <a:solidFill>
                      <a:srgbClr val="FFFFFF"/>
                    </a:solidFill>
                    <a:ln w="9525">
                      <a:noFill/>
                      <a:miter lim="800000"/>
                      <a:headEnd/>
                      <a:tailEnd/>
                    </a:ln>
                  </pic:spPr>
                </pic:pic>
              </a:graphicData>
            </a:graphic>
          </wp:inline>
        </w:drawing>
      </w:r>
    </w:p>
    <w:p w:rsidR="006655DF" w:rsidRDefault="006655DF" w:rsidP="00C2406D">
      <w:pPr>
        <w:pStyle w:val="Heading2"/>
        <w:rPr>
          <w:ins w:id="61" w:author=" Dolf Dijkstra" w:date="2011-03-24T13:32:00Z"/>
        </w:rPr>
      </w:pPr>
      <w:bookmarkStart w:id="62" w:name="__RefHeading__2623_1461085060"/>
      <w:bookmarkStart w:id="63" w:name="__RefHeading__1259_1461085060"/>
      <w:bookmarkStart w:id="64" w:name="_Toc271212398"/>
      <w:bookmarkStart w:id="65" w:name="_Toc153280345"/>
      <w:bookmarkEnd w:id="62"/>
      <w:bookmarkEnd w:id="63"/>
      <w:ins w:id="66" w:author=" Dolf Dijkstra" w:date="2011-03-24T13:32:00Z">
        <w:r>
          <w:lastRenderedPageBreak/>
          <w:t xml:space="preserve">Import installer </w:t>
        </w:r>
      </w:ins>
      <w:ins w:id="67" w:author=" Dolf Dijkstra" w:date="2011-03-24T13:33:00Z">
        <w:r>
          <w:t>catalogs</w:t>
        </w:r>
      </w:ins>
    </w:p>
    <w:p w:rsidR="00000000" w:rsidRDefault="00DC3043">
      <w:pPr>
        <w:rPr>
          <w:ins w:id="68" w:author=" Dolf Dijkstra" w:date="2011-03-24T13:32:00Z"/>
        </w:rPr>
        <w:pPrChange w:id="69" w:author=" Dolf Dijkstra" w:date="2011-03-24T13:32:00Z">
          <w:pPr>
            <w:pStyle w:val="Heading2"/>
          </w:pPr>
        </w:pPrChange>
      </w:pPr>
    </w:p>
    <w:p w:rsidR="006655DF" w:rsidRDefault="006655DF" w:rsidP="00C2406D">
      <w:pPr>
        <w:pStyle w:val="Heading2"/>
        <w:rPr>
          <w:ins w:id="70" w:author=" Dolf Dijkstra" w:date="2011-03-24T13:33:00Z"/>
        </w:rPr>
      </w:pPr>
      <w:ins w:id="71" w:author=" Dolf Dijkstra" w:date="2011-03-24T13:33:00Z">
        <w:r>
          <w:t>Run installer</w:t>
        </w:r>
      </w:ins>
    </w:p>
    <w:p w:rsidR="00EE2778" w:rsidRDefault="00EE2778" w:rsidP="00C2406D">
      <w:pPr>
        <w:pStyle w:val="Heading2"/>
      </w:pPr>
      <w:r>
        <w:t xml:space="preserve">Create a </w:t>
      </w:r>
      <w:bookmarkEnd w:id="64"/>
      <w:r w:rsidR="005777C9">
        <w:t>New Site</w:t>
      </w:r>
      <w:bookmarkEnd w:id="65"/>
    </w:p>
    <w:p w:rsidR="00EE2778" w:rsidRDefault="00EE2778">
      <w:pPr>
        <w:pStyle w:val="NoSpacing"/>
      </w:pPr>
    </w:p>
    <w:p w:rsidR="00EE2778" w:rsidRDefault="00EE2778">
      <w:pPr>
        <w:pStyle w:val="NoSpacing"/>
      </w:pPr>
      <w:r w:rsidRPr="00C2406D">
        <w:rPr>
          <w:highlight w:val="lightGray"/>
        </w:rPr>
        <w:t>Create a new site</w:t>
      </w:r>
      <w:r>
        <w:t xml:space="preserve">, for example </w:t>
      </w:r>
      <w:proofErr w:type="gramStart"/>
      <w:r>
        <w:t>GS</w:t>
      </w:r>
      <w:r w:rsidR="00F26A52">
        <w:t>F</w:t>
      </w:r>
      <w:r>
        <w:t>TestSite,</w:t>
      </w:r>
      <w:proofErr w:type="gramEnd"/>
      <w:r>
        <w:t xml:space="preserve"> make sure you have added your user from </w:t>
      </w:r>
      <w:r w:rsidR="00427F14">
        <w:t>the previous</w:t>
      </w:r>
      <w:r w:rsidR="00576AA3">
        <w:t xml:space="preserve"> section</w:t>
      </w:r>
      <w:r>
        <w:t>.  Also make sure they have the appropriate Roles for the new site you created.</w:t>
      </w:r>
    </w:p>
    <w:p w:rsidR="00EE2778" w:rsidRDefault="00EE2778">
      <w:pPr>
        <w:pStyle w:val="NoSpacing"/>
      </w:pPr>
      <w:r>
        <w:t>Create a site: Admin (tab) -&gt; Sites (expand item) -&gt; Add New (item) -&gt; Enter Name, Description, and select Preview Method.</w:t>
      </w:r>
    </w:p>
    <w:p w:rsidR="00EE2778" w:rsidRDefault="00EE2778">
      <w:pPr>
        <w:pStyle w:val="NoSpacing"/>
      </w:pPr>
      <w:r>
        <w:t>Add User to a site: Site Admin (tab) -&gt; Users (item) -&gt; Username (textbox) [enter user from Grant SiteGod ACL section] -&gt; select user (link) -&gt; Edit (link) -&gt; select roles (multi-select)</w:t>
      </w:r>
    </w:p>
    <w:p w:rsidR="00EE2778" w:rsidRDefault="00EE2778"/>
    <w:p w:rsidR="00EE2778" w:rsidRDefault="00F26A52">
      <w:pPr>
        <w:jc w:val="center"/>
      </w:pPr>
      <w:r>
        <w:rPr>
          <w:noProof/>
          <w:lang w:eastAsia="en-US"/>
        </w:rPr>
        <w:lastRenderedPageBreak/>
        <w:drawing>
          <wp:inline distT="0" distB="0" distL="0" distR="0">
            <wp:extent cx="4990715" cy="40005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309" cy="4000976"/>
                    </a:xfrm>
                    <a:prstGeom prst="rect">
                      <a:avLst/>
                    </a:prstGeom>
                    <a:noFill/>
                    <a:ln>
                      <a:noFill/>
                    </a:ln>
                  </pic:spPr>
                </pic:pic>
              </a:graphicData>
            </a:graphic>
          </wp:inline>
        </w:drawing>
      </w:r>
    </w:p>
    <w:p w:rsidR="00EE2778" w:rsidRPr="0074029E" w:rsidRDefault="005777C9" w:rsidP="00C2406D">
      <w:pPr>
        <w:pStyle w:val="Heading2"/>
      </w:pPr>
      <w:bookmarkStart w:id="72" w:name="__RefHeading__2625_1461085060"/>
      <w:bookmarkStart w:id="73" w:name="__RefHeading__1261_1461085060"/>
      <w:bookmarkStart w:id="74" w:name="_Toc271212399"/>
      <w:bookmarkStart w:id="75" w:name="_Toc153280346"/>
      <w:bookmarkEnd w:id="72"/>
      <w:bookmarkEnd w:id="73"/>
      <w:r>
        <w:t xml:space="preserve">Import Four Packages using </w:t>
      </w:r>
      <w:r w:rsidR="00EE2778" w:rsidRPr="0074029E">
        <w:t>Catalog Mover</w:t>
      </w:r>
      <w:bookmarkEnd w:id="74"/>
      <w:bookmarkEnd w:id="75"/>
    </w:p>
    <w:p w:rsidR="00EE2778" w:rsidRDefault="00EE2778">
      <w:pPr>
        <w:pStyle w:val="NoSpacing"/>
      </w:pPr>
    </w:p>
    <w:p w:rsidR="00EE2778" w:rsidRDefault="00EE2778">
      <w:pPr>
        <w:pStyle w:val="NoSpacing"/>
      </w:pPr>
      <w:r w:rsidRPr="00C2406D">
        <w:rPr>
          <w:highlight w:val="lightGray"/>
        </w:rPr>
        <w:t xml:space="preserve">Add </w:t>
      </w:r>
      <w:r w:rsidR="005777C9" w:rsidRPr="00C2406D">
        <w:rPr>
          <w:highlight w:val="lightGray"/>
        </w:rPr>
        <w:t>four</w:t>
      </w:r>
      <w:r w:rsidRPr="00C2406D">
        <w:rPr>
          <w:highlight w:val="lightGray"/>
        </w:rPr>
        <w:t xml:space="preserve"> </w:t>
      </w:r>
      <w:r w:rsidR="005777C9" w:rsidRPr="00C2406D">
        <w:rPr>
          <w:highlight w:val="lightGray"/>
        </w:rPr>
        <w:t xml:space="preserve">packages </w:t>
      </w:r>
      <w:r w:rsidRPr="00C2406D">
        <w:rPr>
          <w:highlight w:val="lightGray"/>
        </w:rPr>
        <w:t>using Catalog Mover</w:t>
      </w:r>
      <w:r>
        <w:t>.  We will need to load some HTML files using Catalog Mover to trigger certain automated processes.</w:t>
      </w:r>
    </w:p>
    <w:p w:rsidR="00EE2778" w:rsidRDefault="00EE2778">
      <w:pPr>
        <w:pStyle w:val="NoSpacing"/>
      </w:pPr>
      <w:r>
        <w:t xml:space="preserve">Catalog Mover can be located in your JSK’s Content Server directory.  Ultimately this </w:t>
      </w:r>
      <w:r w:rsidR="00166A74">
        <w:t xml:space="preserve">section </w:t>
      </w:r>
      <w:r>
        <w:t xml:space="preserve">will create 2 entries in your CS Database. </w:t>
      </w:r>
    </w:p>
    <w:p w:rsidR="00EE2778" w:rsidRDefault="00EE2778">
      <w:pPr>
        <w:pStyle w:val="NoSpacing"/>
      </w:pPr>
      <w:r>
        <w:t>Tables -&gt; SiteCatalog -&gt; GST -&gt; Foundation -&gt; entry for TagRegistryInstaller and entry for UrlRegistryInstaller</w:t>
      </w:r>
    </w:p>
    <w:p w:rsidR="00EE2778" w:rsidRDefault="00EE2778">
      <w:pPr>
        <w:pStyle w:val="NoSpacing"/>
      </w:pPr>
      <w:r>
        <w:t xml:space="preserve">Example, on my machine it would be: </w:t>
      </w:r>
      <w:r w:rsidRPr="00C2406D">
        <w:rPr>
          <w:rStyle w:val="CodeSample"/>
        </w:rPr>
        <w:t>/Users/rgill/Library/JSK_CS753_CLEAN/ContentServer/7.5.3</w:t>
      </w:r>
    </w:p>
    <w:p w:rsidR="00EE2778" w:rsidRDefault="00EE2778">
      <w:pPr>
        <w:pStyle w:val="NoSpacing"/>
      </w:pPr>
      <w:r>
        <w:t xml:space="preserve">File: </w:t>
      </w:r>
      <w:r w:rsidRPr="00C2406D">
        <w:rPr>
          <w:rStyle w:val="CodeSample"/>
        </w:rPr>
        <w:t>catalogmover.sh</w:t>
      </w:r>
      <w:r>
        <w:t xml:space="preserve"> (</w:t>
      </w:r>
      <w:r w:rsidRPr="00C2406D">
        <w:rPr>
          <w:rStyle w:val="CodeSample"/>
        </w:rPr>
        <w:t>catalogmover.bat</w:t>
      </w:r>
      <w:r>
        <w:t xml:space="preserve"> for Windows)</w:t>
      </w:r>
    </w:p>
    <w:p w:rsidR="00EE2778" w:rsidRDefault="00EE2778">
      <w:pPr>
        <w:pStyle w:val="NoSpacing"/>
      </w:pPr>
      <w:r>
        <w:t>Load Catalog Mover -&gt; Server -&gt; Connect -&gt; Add your CS server and port credentials -&gt; Secure No -&gt;User credentials -&gt; select CS Based Servlets -&gt; Connect</w:t>
      </w:r>
    </w:p>
    <w:p w:rsidR="00EE2778" w:rsidRDefault="00EE2778">
      <w:pPr>
        <w:pStyle w:val="NoSpacing"/>
      </w:pPr>
    </w:p>
    <w:p w:rsidR="00EE2778" w:rsidRDefault="00EE2778">
      <w:pPr>
        <w:pStyle w:val="NoSpacing"/>
        <w:jc w:val="center"/>
      </w:pPr>
      <w:r>
        <w:rPr>
          <w:noProof/>
          <w:lang w:eastAsia="en-US"/>
        </w:rPr>
        <w:drawing>
          <wp:inline distT="0" distB="0" distL="0" distR="0">
            <wp:extent cx="3870356" cy="359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870552" cy="3592429"/>
                    </a:xfrm>
                    <a:prstGeom prst="rect">
                      <a:avLst/>
                    </a:prstGeom>
                    <a:solidFill>
                      <a:srgbClr val="FFFFFF"/>
                    </a:solidFill>
                    <a:ln w="9525">
                      <a:noFill/>
                      <a:miter lim="800000"/>
                      <a:headEnd/>
                      <a:tailEnd/>
                    </a:ln>
                  </pic:spPr>
                </pic:pic>
              </a:graphicData>
            </a:graphic>
          </wp:inline>
        </w:drawing>
      </w:r>
    </w:p>
    <w:p w:rsidR="00EE2778" w:rsidRDefault="00EE2778">
      <w:pPr>
        <w:pStyle w:val="NoSpacing"/>
        <w:pageBreakBefore/>
      </w:pPr>
      <w:r>
        <w:lastRenderedPageBreak/>
        <w:t>Go to Catalog -&gt; Import Catalog</w:t>
      </w:r>
    </w:p>
    <w:p w:rsidR="00EE2778" w:rsidRPr="00C2406D" w:rsidRDefault="00EE2778">
      <w:pPr>
        <w:pStyle w:val="NoSpacing"/>
        <w:rPr>
          <w:highlight w:val="lightGray"/>
        </w:rPr>
      </w:pPr>
      <w:r w:rsidRPr="00C2406D">
        <w:rPr>
          <w:highlight w:val="lightGray"/>
        </w:rPr>
        <w:t xml:space="preserve">For </w:t>
      </w:r>
      <w:r w:rsidR="000C5C95">
        <w:rPr>
          <w:highlight w:val="lightGray"/>
        </w:rPr>
        <w:t xml:space="preserve">the </w:t>
      </w:r>
      <w:r w:rsidRPr="00C2406D">
        <w:rPr>
          <w:highlight w:val="lightGray"/>
        </w:rPr>
        <w:t xml:space="preserve">gsf-tagging </w:t>
      </w:r>
      <w:r w:rsidR="000C5C95">
        <w:rPr>
          <w:highlight w:val="lightGray"/>
        </w:rPr>
        <w:t xml:space="preserve">module </w:t>
      </w:r>
      <w:r w:rsidRPr="00C2406D">
        <w:rPr>
          <w:highlight w:val="lightGray"/>
        </w:rPr>
        <w:t>we need to import ElementCatalog.html and SiteCatalog.html</w:t>
      </w:r>
    </w:p>
    <w:p w:rsidR="00EE2778" w:rsidRDefault="00EE2778">
      <w:pPr>
        <w:pStyle w:val="NoSpacing"/>
      </w:pPr>
      <w:r w:rsidRPr="00C2406D">
        <w:rPr>
          <w:highlight w:val="lightGray"/>
        </w:rPr>
        <w:t>For</w:t>
      </w:r>
      <w:r w:rsidR="000C5C95">
        <w:rPr>
          <w:highlight w:val="lightGray"/>
        </w:rPr>
        <w:t xml:space="preserve"> the</w:t>
      </w:r>
      <w:r w:rsidRPr="00C2406D">
        <w:rPr>
          <w:highlight w:val="lightGray"/>
        </w:rPr>
        <w:t xml:space="preserve"> gsf-wra </w:t>
      </w:r>
      <w:r w:rsidR="000C5C95">
        <w:rPr>
          <w:highlight w:val="lightGray"/>
        </w:rPr>
        <w:t xml:space="preserve">module </w:t>
      </w:r>
      <w:r w:rsidRPr="00C2406D">
        <w:rPr>
          <w:highlight w:val="lightGray"/>
        </w:rPr>
        <w:t>we need to import ElementCatalog.html and SiteCatalog.html</w:t>
      </w:r>
    </w:p>
    <w:p w:rsidR="000C5C95" w:rsidRDefault="00EE2778">
      <w:pPr>
        <w:pStyle w:val="NoSpacing"/>
      </w:pPr>
      <w:r>
        <w:t xml:space="preserve">These files will be located in </w:t>
      </w:r>
    </w:p>
    <w:p w:rsidR="00EE2778" w:rsidRDefault="00FB2612" w:rsidP="00C2406D">
      <w:pPr>
        <w:pStyle w:val="NoSpacing"/>
        <w:ind w:left="720"/>
      </w:pPr>
      <w:proofErr w:type="gramStart"/>
      <w:r w:rsidRPr="00C2406D">
        <w:rPr>
          <w:rStyle w:val="CodeSample"/>
        </w:rPr>
        <w:t>gst-foundation</w:t>
      </w:r>
      <w:r w:rsidR="00EE2778" w:rsidRPr="00C2406D">
        <w:rPr>
          <w:rStyle w:val="CodeSample"/>
        </w:rPr>
        <w:t>/gsf-tagging/src/main/elements</w:t>
      </w:r>
      <w:proofErr w:type="gramEnd"/>
      <w:r w:rsidR="00EE2778">
        <w:t xml:space="preserve"> </w:t>
      </w:r>
      <w:r w:rsidR="00CC688E">
        <w:br/>
      </w:r>
      <w:r w:rsidR="00EE2778">
        <w:t xml:space="preserve">(ex: </w:t>
      </w:r>
      <w:r w:rsidR="00EE2778" w:rsidRPr="00C2406D">
        <w:rPr>
          <w:rStyle w:val="CodeSample"/>
        </w:rPr>
        <w:t>/Users/rgill/Library/gsf/</w:t>
      </w:r>
      <w:r w:rsidRPr="00C2406D">
        <w:rPr>
          <w:rStyle w:val="CodeSample"/>
        </w:rPr>
        <w:t>gst-foundation</w:t>
      </w:r>
      <w:r w:rsidR="00EE2778" w:rsidRPr="00C2406D">
        <w:rPr>
          <w:rStyle w:val="CodeSample"/>
        </w:rPr>
        <w:t>/gsf-tagging/src/main/elements</w:t>
      </w:r>
      <w:r w:rsidR="00EE2778">
        <w:t>)</w:t>
      </w:r>
    </w:p>
    <w:p w:rsidR="00EE2778" w:rsidRDefault="00EE2778" w:rsidP="00C2406D">
      <w:pPr>
        <w:pStyle w:val="NoSpacing"/>
        <w:ind w:left="720"/>
      </w:pPr>
      <w:proofErr w:type="gramStart"/>
      <w:r w:rsidRPr="00C2406D">
        <w:rPr>
          <w:rStyle w:val="CodeSample"/>
        </w:rPr>
        <w:t>gst-parent/gsf-wra/src/main/elements</w:t>
      </w:r>
      <w:proofErr w:type="gramEnd"/>
      <w:r>
        <w:t xml:space="preserve"> </w:t>
      </w:r>
      <w:r w:rsidR="00CC688E">
        <w:br/>
      </w:r>
      <w:r>
        <w:t xml:space="preserve">(ex: </w:t>
      </w:r>
      <w:r w:rsidRPr="00C2406D">
        <w:rPr>
          <w:rStyle w:val="CodeSample"/>
        </w:rPr>
        <w:t>/Users/rgill/Library/gsf/ gst-parent/gsf-wra/src/main/elements</w:t>
      </w:r>
      <w:r>
        <w:t>)</w:t>
      </w:r>
    </w:p>
    <w:p w:rsidR="00EE2778" w:rsidRDefault="00EE2778">
      <w:pPr>
        <w:pStyle w:val="NoSpacing"/>
        <w:jc w:val="center"/>
      </w:pPr>
      <w:r>
        <w:rPr>
          <w:noProof/>
          <w:lang w:eastAsia="en-US"/>
        </w:rPr>
        <w:drawing>
          <wp:inline distT="0" distB="0" distL="0" distR="0">
            <wp:extent cx="4736094" cy="3995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736492" cy="3995978"/>
                    </a:xfrm>
                    <a:prstGeom prst="rect">
                      <a:avLst/>
                    </a:prstGeom>
                    <a:solidFill>
                      <a:srgbClr val="FFFFFF"/>
                    </a:solidFill>
                    <a:ln w="9525">
                      <a:noFill/>
                      <a:miter lim="800000"/>
                      <a:headEnd/>
                      <a:tailEnd/>
                    </a:ln>
                  </pic:spPr>
                </pic:pic>
              </a:graphicData>
            </a:graphic>
          </wp:inline>
        </w:drawing>
      </w:r>
    </w:p>
    <w:p w:rsidR="00EE2778" w:rsidRDefault="00EE2778">
      <w:pPr>
        <w:pStyle w:val="NoSpacing"/>
      </w:pPr>
    </w:p>
    <w:p w:rsidR="00EE2778" w:rsidRDefault="00EE2778">
      <w:pPr>
        <w:pStyle w:val="NoSpacing"/>
      </w:pPr>
      <w:r>
        <w:lastRenderedPageBreak/>
        <w:t>Select your choice for Catalog Data Directory (New Catalogs Only) then press OK.  It should be imported successfully.</w:t>
      </w:r>
    </w:p>
    <w:p w:rsidR="00EE2778" w:rsidRDefault="00EE2778">
      <w:pPr>
        <w:pStyle w:val="NoSpacing"/>
      </w:pPr>
      <w:r>
        <w:t>Remember:  this must be done for both gsf-tagging and gsf-wra and each must import 2 catalogs each.</w:t>
      </w:r>
    </w:p>
    <w:p w:rsidR="00EE2778" w:rsidRDefault="00EE2778">
      <w:pPr>
        <w:pStyle w:val="NoSpacing"/>
        <w:jc w:val="center"/>
      </w:pPr>
      <w:r>
        <w:rPr>
          <w:noProof/>
          <w:lang w:eastAsia="en-US"/>
        </w:rPr>
        <w:drawing>
          <wp:inline distT="0" distB="0" distL="0" distR="0">
            <wp:extent cx="5373498" cy="4567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374321" cy="4568173"/>
                    </a:xfrm>
                    <a:prstGeom prst="rect">
                      <a:avLst/>
                    </a:prstGeom>
                    <a:solidFill>
                      <a:srgbClr val="FFFFFF"/>
                    </a:solidFill>
                    <a:ln w="9525">
                      <a:noFill/>
                      <a:miter lim="800000"/>
                      <a:headEnd/>
                      <a:tailEnd/>
                    </a:ln>
                  </pic:spPr>
                </pic:pic>
              </a:graphicData>
            </a:graphic>
          </wp:inline>
        </w:drawing>
      </w:r>
    </w:p>
    <w:p w:rsidR="00766645" w:rsidRDefault="00766645">
      <w:pPr>
        <w:suppressAutoHyphens w:val="0"/>
        <w:rPr>
          <w:rFonts w:asciiTheme="majorHAnsi" w:eastAsiaTheme="majorEastAsia" w:hAnsiTheme="majorHAnsi" w:cstheme="majorBidi"/>
          <w:b/>
          <w:bCs/>
          <w:color w:val="4F81BD" w:themeColor="accent1"/>
          <w:sz w:val="26"/>
          <w:szCs w:val="26"/>
        </w:rPr>
      </w:pPr>
      <w:bookmarkStart w:id="76" w:name="__RefHeading__1263_1461085060"/>
      <w:bookmarkStart w:id="77" w:name="_Toc271212400"/>
      <w:bookmarkEnd w:id="76"/>
      <w:r>
        <w:br w:type="page"/>
      </w:r>
    </w:p>
    <w:p w:rsidR="00EE2778" w:rsidDel="006655DF" w:rsidRDefault="00EE2778" w:rsidP="00C2406D">
      <w:pPr>
        <w:pStyle w:val="Heading2"/>
        <w:rPr>
          <w:del w:id="78" w:author=" Dolf Dijkstra" w:date="2011-03-24T13:34:00Z"/>
        </w:rPr>
      </w:pPr>
      <w:bookmarkStart w:id="79" w:name="_Toc153280347"/>
      <w:del w:id="80" w:author=" Dolf Dijkstra" w:date="2011-03-24T13:34:00Z">
        <w:r w:rsidDel="006655DF">
          <w:lastRenderedPageBreak/>
          <w:delText>Install GS</w:delText>
        </w:r>
        <w:r w:rsidR="0002165E" w:rsidDel="006655DF">
          <w:delText>F</w:delText>
        </w:r>
        <w:r w:rsidDel="006655DF">
          <w:delText xml:space="preserve"> Event</w:delText>
        </w:r>
        <w:r w:rsidR="00CC688E" w:rsidDel="006655DF">
          <w:delText xml:space="preserve"> Listeners</w:delText>
        </w:r>
        <w:bookmarkEnd w:id="77"/>
        <w:bookmarkEnd w:id="79"/>
      </w:del>
    </w:p>
    <w:p w:rsidR="00EE2778" w:rsidDel="006655DF" w:rsidRDefault="00EE2778">
      <w:pPr>
        <w:pStyle w:val="NoSpacing"/>
        <w:rPr>
          <w:del w:id="81" w:author=" Dolf Dijkstra" w:date="2011-03-24T13:34:00Z"/>
        </w:rPr>
      </w:pPr>
    </w:p>
    <w:p w:rsidR="00EE2778" w:rsidDel="006655DF" w:rsidRDefault="00EE2778">
      <w:pPr>
        <w:pStyle w:val="NoSpacing"/>
        <w:rPr>
          <w:del w:id="82" w:author=" Dolf Dijkstra" w:date="2011-03-24T13:34:00Z"/>
        </w:rPr>
      </w:pPr>
      <w:del w:id="83" w:author=" Dolf Dijkstra" w:date="2011-03-24T13:34:00Z">
        <w:r w:rsidDel="006655DF">
          <w:delText>We need to install the URL Registry and Tag Registry events.  For example these events are triggered on a save of a Web-Referenceable Asset (WRA) asset.</w:delText>
        </w:r>
      </w:del>
    </w:p>
    <w:p w:rsidR="00EE2778" w:rsidDel="006655DF" w:rsidRDefault="00EE2778">
      <w:pPr>
        <w:pStyle w:val="NoSpacing"/>
        <w:rPr>
          <w:del w:id="84" w:author=" Dolf Dijkstra" w:date="2011-03-24T13:34:00Z"/>
        </w:rPr>
      </w:pPr>
      <w:del w:id="85" w:author=" Dolf Dijkstra" w:date="2011-03-24T13:34:00Z">
        <w:r w:rsidDel="006655DF">
          <w:delText>In order to activate these events you need to trigger them through your browser.  This requires SiteGod ACL.</w:delText>
        </w:r>
      </w:del>
    </w:p>
    <w:p w:rsidR="00EE2778" w:rsidDel="006655DF" w:rsidRDefault="00EE2778">
      <w:pPr>
        <w:pStyle w:val="NoSpacing"/>
        <w:rPr>
          <w:del w:id="86" w:author=" Dolf Dijkstra" w:date="2011-03-24T13:34:00Z"/>
        </w:rPr>
      </w:pPr>
    </w:p>
    <w:p w:rsidR="00EE2778" w:rsidDel="006655DF" w:rsidRDefault="00EE2778">
      <w:pPr>
        <w:pStyle w:val="NoSpacing"/>
        <w:rPr>
          <w:del w:id="87" w:author=" Dolf Dijkstra" w:date="2011-03-24T13:34:00Z"/>
        </w:rPr>
      </w:pPr>
      <w:del w:id="88" w:author=" Dolf Dijkstra" w:date="2011-03-24T13:34:00Z">
        <w:r w:rsidDel="006655DF">
          <w:delText>Note: You can login with an account that has SiteGod ACL then set the URL to each of the Registry event JSP and trigger them.</w:delText>
        </w:r>
      </w:del>
    </w:p>
    <w:p w:rsidR="00EE2778" w:rsidDel="006655DF" w:rsidRDefault="00EE2778">
      <w:pPr>
        <w:pStyle w:val="NoSpacing"/>
        <w:rPr>
          <w:del w:id="89" w:author=" Dolf Dijkstra" w:date="2011-03-24T13:34:00Z"/>
        </w:rPr>
      </w:pPr>
      <w:del w:id="90" w:author=" Dolf Dijkstra" w:date="2011-03-24T13:34:00Z">
        <w:r w:rsidDel="006655DF">
          <w:delText>The URL has the following structure: http://&lt;server&gt;:&lt;port&gt;/ cs/ContentServer?pagename=GST/Foundation/ TagRegistryInstaller</w:delText>
        </w:r>
      </w:del>
    </w:p>
    <w:p w:rsidR="00EE2778" w:rsidDel="006655DF" w:rsidRDefault="00EE2778">
      <w:pPr>
        <w:pStyle w:val="NoSpacing"/>
        <w:rPr>
          <w:del w:id="91" w:author=" Dolf Dijkstra" w:date="2011-03-24T13:34:00Z"/>
        </w:rPr>
      </w:pPr>
      <w:del w:id="92" w:author=" Dolf Dijkstra" w:date="2011-03-24T13:34:00Z">
        <w:r w:rsidDel="006655DF">
          <w:delText xml:space="preserve">                                                                  http://&lt;server&gt;:&lt;port&gt;/ cs/ContentServer?pagename=GST/Foundation/UrlRegistryInstaller</w:delText>
        </w:r>
      </w:del>
    </w:p>
    <w:p w:rsidR="00EE2778" w:rsidDel="006655DF" w:rsidRDefault="00EE2778">
      <w:pPr>
        <w:pStyle w:val="NoSpacing"/>
        <w:rPr>
          <w:del w:id="93" w:author=" Dolf Dijkstra" w:date="2011-03-24T13:34:00Z"/>
        </w:rPr>
      </w:pPr>
    </w:p>
    <w:p w:rsidR="00EE2778" w:rsidDel="006655DF" w:rsidRDefault="00EE2778" w:rsidP="00C2406D">
      <w:pPr>
        <w:pStyle w:val="NoSpacing"/>
        <w:ind w:left="1440" w:hanging="1440"/>
        <w:rPr>
          <w:del w:id="94" w:author=" Dolf Dijkstra" w:date="2011-03-24T13:34:00Z"/>
        </w:rPr>
      </w:pPr>
      <w:del w:id="95" w:author=" Dolf Dijkstra" w:date="2011-03-24T13:34:00Z">
        <w:r w:rsidDel="006655DF">
          <w:delText>Example:</w:delText>
        </w:r>
        <w:r w:rsidR="00CC688E" w:rsidDel="006655DF">
          <w:tab/>
        </w:r>
        <w:r w:rsidR="000D2547" w:rsidDel="006655DF">
          <w:fldChar w:fldCharType="begin"/>
        </w:r>
        <w:r w:rsidR="005637D4" w:rsidDel="006655DF">
          <w:delInstrText>HYPERLINK "http://localhost:8280/cs/ContentServer?pagename=GST/Foundation/UrlRegistryInstaller"</w:delInstrText>
        </w:r>
        <w:r w:rsidR="000D2547" w:rsidDel="006655DF">
          <w:fldChar w:fldCharType="separate"/>
        </w:r>
        <w:r w:rsidRPr="00C2406D" w:rsidDel="006655DF">
          <w:rPr>
            <w:rStyle w:val="Hyperlink"/>
            <w:highlight w:val="lightGray"/>
          </w:rPr>
          <w:delText>http://localhost:8280/cs/ContentServer?pagename=GST/Foundation/UrlRegistryInstaller</w:delText>
        </w:r>
        <w:r w:rsidR="000D2547" w:rsidDel="006655DF">
          <w:fldChar w:fldCharType="end"/>
        </w:r>
        <w:r w:rsidR="00CC688E" w:rsidDel="006655DF">
          <w:rPr>
            <w:highlight w:val="lightGray"/>
          </w:rPr>
          <w:br/>
        </w:r>
        <w:r w:rsidR="000D2547" w:rsidDel="006655DF">
          <w:fldChar w:fldCharType="begin"/>
        </w:r>
        <w:r w:rsidR="005637D4" w:rsidDel="006655DF">
          <w:delInstrText>HYPERLINK "http://localhost:8280/cs/ContentServer?pagename=GST/Foundation/TagRegistryInstaller"</w:delInstrText>
        </w:r>
        <w:r w:rsidR="000D2547" w:rsidDel="006655DF">
          <w:fldChar w:fldCharType="separate"/>
        </w:r>
        <w:r w:rsidRPr="00C2406D" w:rsidDel="006655DF">
          <w:rPr>
            <w:rStyle w:val="Hyperlink"/>
            <w:highlight w:val="lightGray"/>
          </w:rPr>
          <w:delText>http://localhost:8280/cs/ContentServer?pagename=GST/Foundation/TagRegistryInstaller</w:delText>
        </w:r>
        <w:r w:rsidR="000D2547" w:rsidDel="006655DF">
          <w:fldChar w:fldCharType="end"/>
        </w:r>
      </w:del>
    </w:p>
    <w:p w:rsidR="00EE2778" w:rsidDel="006655DF" w:rsidRDefault="00EE2778">
      <w:pPr>
        <w:rPr>
          <w:del w:id="96" w:author=" Dolf Dijkstra" w:date="2011-03-24T13:34:00Z"/>
        </w:rPr>
      </w:pPr>
    </w:p>
    <w:p w:rsidR="00EE2778" w:rsidDel="006655DF" w:rsidRDefault="00EE2778">
      <w:pPr>
        <w:pStyle w:val="NoSpacing"/>
        <w:rPr>
          <w:del w:id="97" w:author=" Dolf Dijkstra" w:date="2011-03-24T13:34:00Z"/>
        </w:rPr>
      </w:pPr>
      <w:del w:id="98" w:author=" Dolf Dijkstra" w:date="2011-03-24T13:34:00Z">
        <w:r w:rsidDel="006655DF">
          <w:delText>Note:   When you execute the above 2 JSP, a blank white screen will appear, there will be no entries to your futuretense.txt log.</w:delText>
        </w:r>
      </w:del>
    </w:p>
    <w:p w:rsidR="00CC688E" w:rsidDel="006655DF" w:rsidRDefault="00EE2778">
      <w:pPr>
        <w:pStyle w:val="NoSpacing"/>
        <w:rPr>
          <w:del w:id="99" w:author=" Dolf Dijkstra" w:date="2011-03-24T13:34:00Z"/>
        </w:rPr>
      </w:pPr>
      <w:del w:id="100" w:author=" Dolf Dijkstra" w:date="2011-03-24T13:34:00Z">
        <w:r w:rsidDel="006655DF">
          <w:delText>Check the screen and the log to confirm no errors occurred for both JSPs.</w:delText>
        </w:r>
        <w:r w:rsidR="00CC688E" w:rsidDel="006655DF">
          <w:delText xml:space="preserve">  Future versions will provide better feedback to you.</w:delText>
        </w:r>
      </w:del>
    </w:p>
    <w:p w:rsidR="00EE2778" w:rsidRDefault="00EE2778">
      <w:pPr>
        <w:pStyle w:val="NoSpacing"/>
      </w:pPr>
    </w:p>
    <w:p w:rsidR="00EE2778" w:rsidRDefault="00EE2778">
      <w:pPr>
        <w:pStyle w:val="NoSpacing"/>
        <w:pageBreakBefore/>
      </w:pPr>
      <w:r>
        <w:lastRenderedPageBreak/>
        <w:t xml:space="preserve">You can </w:t>
      </w:r>
      <w:r w:rsidRPr="00C2406D">
        <w:rPr>
          <w:highlight w:val="lightGray"/>
        </w:rPr>
        <w:t>test to see if these Events have been registered</w:t>
      </w:r>
      <w:r>
        <w:t xml:space="preserve"> by checking the AssetListener_reg table.</w:t>
      </w:r>
    </w:p>
    <w:p w:rsidR="00EE2778" w:rsidRDefault="00EE2778">
      <w:pPr>
        <w:pStyle w:val="NoSpacing"/>
      </w:pPr>
      <w:r>
        <w:t>To do so have your ContentServer running and put this URL into your browser:</w:t>
      </w:r>
    </w:p>
    <w:p w:rsidR="00EE2778" w:rsidRDefault="00EE2778">
      <w:pPr>
        <w:pStyle w:val="NoSpacing"/>
      </w:pPr>
      <w:proofErr w:type="gramStart"/>
      <w:r w:rsidRPr="00C2406D">
        <w:rPr>
          <w:highlight w:val="lightGray"/>
        </w:rPr>
        <w:t>http:</w:t>
      </w:r>
      <w:proofErr w:type="gramEnd"/>
      <w:r w:rsidRPr="00C2406D">
        <w:rPr>
          <w:highlight w:val="lightGray"/>
        </w:rPr>
        <w:t>//&lt;server&gt;:&lt;port&gt;/cs/CatalogManager?ftcmd=selectrow(s)&amp;tablename=AssetListener_reg</w:t>
      </w:r>
    </w:p>
    <w:p w:rsidR="00EE2778" w:rsidRDefault="00EE2778">
      <w:pPr>
        <w:pStyle w:val="NoSpacing"/>
      </w:pPr>
      <w:proofErr w:type="gramStart"/>
      <w:r>
        <w:t>example</w:t>
      </w:r>
      <w:proofErr w:type="gramEnd"/>
      <w:r>
        <w:t>: http://localhost:8280/cs/CatalogManager?ftcmd=selectrow%28s%29&amp;tablename=AssetListener_reg</w:t>
      </w:r>
    </w:p>
    <w:p w:rsidR="00EE2778" w:rsidRDefault="00EE2778">
      <w:pPr>
        <w:pStyle w:val="NoSpacing"/>
      </w:pPr>
    </w:p>
    <w:tbl>
      <w:tblPr>
        <w:tblW w:w="9332" w:type="dxa"/>
        <w:tblInd w:w="2542" w:type="dxa"/>
        <w:tblLook w:val="04A0"/>
      </w:tblPr>
      <w:tblGrid>
        <w:gridCol w:w="1666"/>
        <w:gridCol w:w="6685"/>
        <w:gridCol w:w="981"/>
      </w:tblGrid>
      <w:tr w:rsidR="000B7EAA" w:rsidRPr="000B7EAA" w:rsidTr="000B7EAA">
        <w:trPr>
          <w:trHeight w:val="300"/>
        </w:trPr>
        <w:tc>
          <w:tcPr>
            <w:tcW w:w="16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id</w:t>
            </w:r>
          </w:p>
        </w:tc>
        <w:tc>
          <w:tcPr>
            <w:tcW w:w="6685"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listener</w:t>
            </w:r>
          </w:p>
        </w:tc>
        <w:tc>
          <w:tcPr>
            <w:tcW w:w="981"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blocking</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1153937286234</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com.openmarket.basic.event.SearchAssetIdEventListener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1285861083117</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com.fatwire.gst.foundation.url.WraAssetEventListener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1285861094618</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1285861094621</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com.fatwire.gst.foundation.tagging.CacheMgrTaggedAssetEventListener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bl>
    <w:p w:rsidR="00EE2778" w:rsidRDefault="00EE2778">
      <w:pPr>
        <w:pStyle w:val="NoSpacing"/>
      </w:pPr>
    </w:p>
    <w:p w:rsidR="00DA3D01" w:rsidRDefault="00DA3D01">
      <w:pPr>
        <w:pStyle w:val="NoSpacing"/>
      </w:pPr>
      <w:r>
        <w:t>Note: CacheMgrTaggedAssetEventListener is a</w:t>
      </w:r>
      <w:r w:rsidR="00EF6169">
        <w:t>n asset e</w:t>
      </w:r>
      <w:r>
        <w:t xml:space="preserve">vent </w:t>
      </w:r>
      <w:r w:rsidR="00EF6169">
        <w:t>l</w:t>
      </w:r>
      <w:r>
        <w:t xml:space="preserve">istener.  On an asset save it will flush the cache accordingly.  This works well for development environments.  However, for a Delivery </w:t>
      </w:r>
      <w:r w:rsidR="00EF6169">
        <w:t xml:space="preserve">server </w:t>
      </w:r>
      <w:r>
        <w:t xml:space="preserve">this can be problematic.  During </w:t>
      </w:r>
      <w:proofErr w:type="gramStart"/>
      <w:r>
        <w:t>a publish</w:t>
      </w:r>
      <w:proofErr w:type="gramEnd"/>
      <w:r w:rsidR="00EF6169">
        <w:t>,</w:t>
      </w:r>
      <w:r>
        <w:t xml:space="preserve"> if an asset is flushed with the CacheMgrTaggedAssetEventListe</w:t>
      </w:r>
      <w:r w:rsidR="00EF6169">
        <w:t>ner</w:t>
      </w:r>
      <w:r>
        <w:t xml:space="preserve"> this can cause assets to be automatically flushed from cache while the publish is underway.  Requests to pages may yield broken or incomplete content.  To avoid this</w:t>
      </w:r>
      <w:r w:rsidR="000C6492">
        <w:t xml:space="preserve">, delete the CacheMgrTaggedAssetEventListener.  A </w:t>
      </w:r>
      <w:r w:rsidR="008109C8">
        <w:t xml:space="preserve">RealTime Publishing Cache Updater </w:t>
      </w:r>
      <w:r w:rsidR="000C6492">
        <w:t>publishing hook</w:t>
      </w:r>
      <w:r>
        <w:t xml:space="preserve"> will be added that executes the </w:t>
      </w:r>
      <w:r w:rsidR="008109C8">
        <w:t>c</w:t>
      </w:r>
      <w:r>
        <w:t xml:space="preserve">ache </w:t>
      </w:r>
      <w:r w:rsidR="008109C8">
        <w:t>clearing for the tagging service on the target of a publish</w:t>
      </w:r>
      <w:r>
        <w:t>.  Once the publishing has been completed the Cache clearing will begin.</w:t>
      </w:r>
    </w:p>
    <w:p w:rsidR="008109C8" w:rsidRDefault="008109C8">
      <w:pPr>
        <w:suppressAutoHyphens w:val="0"/>
        <w:rPr>
          <w:rFonts w:asciiTheme="majorHAnsi" w:eastAsiaTheme="majorEastAsia" w:hAnsiTheme="majorHAnsi" w:cstheme="majorBidi"/>
          <w:b/>
          <w:bCs/>
          <w:color w:val="4F81BD" w:themeColor="accent1"/>
          <w:sz w:val="26"/>
          <w:szCs w:val="26"/>
        </w:rPr>
      </w:pPr>
      <w:r>
        <w:br w:type="page"/>
      </w:r>
    </w:p>
    <w:p w:rsidR="00E06457" w:rsidRDefault="008109C8" w:rsidP="00C87140">
      <w:pPr>
        <w:pStyle w:val="Heading2"/>
      </w:pPr>
      <w:bookmarkStart w:id="101" w:name="_Toc153280348"/>
      <w:r>
        <w:lastRenderedPageBreak/>
        <w:t>Configuring Realtime Publishi</w:t>
      </w:r>
      <w:r w:rsidR="0047662C">
        <w:t>n</w:t>
      </w:r>
      <w:r>
        <w:t>g Cache Updater Plugin</w:t>
      </w:r>
      <w:bookmarkEnd w:id="101"/>
    </w:p>
    <w:p w:rsidR="008109C8" w:rsidRDefault="00EF6169">
      <w:pPr>
        <w:pStyle w:val="NoSpacing"/>
      </w:pPr>
      <w:r>
        <w:br/>
        <w:t>This activity needs to be completed only on a delivery environment, or on an environment that is the target of a RealTime Publishing system.</w:t>
      </w:r>
    </w:p>
    <w:p w:rsidR="008109C8" w:rsidRDefault="00EF6169">
      <w:pPr>
        <w:pStyle w:val="NoSpacing"/>
      </w:pPr>
      <w:proofErr w:type="gramStart"/>
      <w:r>
        <w:t>Details c</w:t>
      </w:r>
      <w:r w:rsidR="008109C8">
        <w:t>oming soon</w:t>
      </w:r>
      <w:r>
        <w:t>.</w:t>
      </w:r>
      <w:proofErr w:type="gramEnd"/>
    </w:p>
    <w:p w:rsidR="00766645" w:rsidRDefault="00766645">
      <w:pPr>
        <w:suppressAutoHyphens w:val="0"/>
        <w:rPr>
          <w:rFonts w:asciiTheme="majorHAnsi" w:eastAsiaTheme="majorEastAsia" w:hAnsiTheme="majorHAnsi" w:cstheme="majorBidi"/>
          <w:b/>
          <w:bCs/>
          <w:color w:val="4F81BD" w:themeColor="accent1"/>
          <w:sz w:val="26"/>
          <w:szCs w:val="26"/>
        </w:rPr>
      </w:pPr>
      <w:bookmarkStart w:id="102" w:name="__RefHeading__1265_1461085060"/>
      <w:bookmarkStart w:id="103" w:name="_Toc271212401"/>
      <w:bookmarkEnd w:id="102"/>
      <w:r>
        <w:br w:type="page"/>
      </w:r>
    </w:p>
    <w:p w:rsidR="00EE2778" w:rsidDel="006655DF" w:rsidRDefault="000C6492" w:rsidP="00C2406D">
      <w:pPr>
        <w:pStyle w:val="Heading2"/>
        <w:rPr>
          <w:del w:id="104" w:author=" Dolf Dijkstra" w:date="2011-03-24T13:35:00Z"/>
        </w:rPr>
      </w:pPr>
      <w:bookmarkStart w:id="105" w:name="_Toc153280349"/>
      <w:del w:id="106" w:author=" Dolf Dijkstra" w:date="2011-03-24T13:35:00Z">
        <w:r w:rsidDel="006655DF">
          <w:lastRenderedPageBreak/>
          <w:delText>C</w:delText>
        </w:r>
        <w:r w:rsidR="00EE2778" w:rsidDel="006655DF">
          <w:delText>reate GST Flex Family Asset</w:delText>
        </w:r>
        <w:bookmarkEnd w:id="103"/>
        <w:bookmarkEnd w:id="105"/>
      </w:del>
    </w:p>
    <w:p w:rsidR="00EE2778" w:rsidDel="006655DF" w:rsidRDefault="00EE2778">
      <w:pPr>
        <w:rPr>
          <w:del w:id="107" w:author=" Dolf Dijkstra" w:date="2011-03-24T13:35:00Z"/>
        </w:rPr>
      </w:pPr>
    </w:p>
    <w:p w:rsidR="00EE2778" w:rsidDel="006655DF" w:rsidRDefault="00EE2778">
      <w:pPr>
        <w:rPr>
          <w:del w:id="108" w:author=" Dolf Dijkstra" w:date="2011-03-24T13:35:00Z"/>
        </w:rPr>
      </w:pPr>
      <w:del w:id="109" w:author=" Dolf Dijkstra" w:date="2011-03-24T13:35:00Z">
        <w:r w:rsidRPr="00C2406D" w:rsidDel="006655DF">
          <w:rPr>
            <w:highlight w:val="lightGray"/>
          </w:rPr>
          <w:delText>A GST Flex Family must be created</w:delText>
        </w:r>
        <w:r w:rsidDel="006655DF">
          <w:delText xml:space="preserve"> with 2 particular types of child assets.  This is mandatory for the GST to function </w:delText>
        </w:r>
        <w:r w:rsidR="000C6492" w:rsidDel="006655DF">
          <w:delText>in its entirety</w:delText>
        </w:r>
        <w:r w:rsidDel="006655DF">
          <w:delText>.  For Description and Plural Form follow the convention you employ.  These values are not critical for functionality.</w:delText>
        </w:r>
      </w:del>
    </w:p>
    <w:p w:rsidR="00EE2778" w:rsidDel="006655DF" w:rsidRDefault="00EE2778">
      <w:pPr>
        <w:pStyle w:val="NoSpacing"/>
        <w:rPr>
          <w:del w:id="110" w:author=" Dolf Dijkstra" w:date="2011-03-24T13:35:00Z"/>
        </w:rPr>
      </w:pPr>
      <w:del w:id="111" w:author=" Dolf Dijkstra" w:date="2011-03-24T13:35:00Z">
        <w:r w:rsidDel="006655DF">
          <w:delText>The structure for the Flex Family is the following:</w:delText>
        </w:r>
      </w:del>
    </w:p>
    <w:p w:rsidR="00EE2778" w:rsidDel="006655DF" w:rsidRDefault="00EE2778">
      <w:pPr>
        <w:pStyle w:val="NoSpacing"/>
        <w:spacing w:after="120"/>
        <w:rPr>
          <w:del w:id="112" w:author=" Dolf Dijkstra" w:date="2011-03-24T13:35:00Z"/>
        </w:rPr>
      </w:pPr>
      <w:del w:id="113" w:author=" Dolf Dijkstra" w:date="2011-03-24T13:35:00Z">
        <w:r w:rsidRPr="00C2406D" w:rsidDel="006655DF">
          <w:rPr>
            <w:highlight w:val="lightGray"/>
          </w:rPr>
          <w:delText>Flex Attribute name: GSTAttribute</w:delText>
        </w:r>
        <w:r w:rsidR="003E208D" w:rsidDel="006655DF">
          <w:rPr>
            <w:highlight w:val="lightGray"/>
          </w:rPr>
          <w:br/>
        </w:r>
        <w:r w:rsidRPr="00C2406D" w:rsidDel="006655DF">
          <w:rPr>
            <w:highlight w:val="lightGray"/>
          </w:rPr>
          <w:delText>Flex Parent Definition name: GSTPDefinition</w:delText>
        </w:r>
        <w:r w:rsidR="003E208D" w:rsidDel="006655DF">
          <w:rPr>
            <w:highlight w:val="lightGray"/>
          </w:rPr>
          <w:br/>
        </w:r>
        <w:r w:rsidRPr="00C2406D" w:rsidDel="006655DF">
          <w:rPr>
            <w:highlight w:val="lightGray"/>
          </w:rPr>
          <w:delText>Flex Definition name: GSTDefinition</w:delText>
        </w:r>
        <w:r w:rsidR="003E208D" w:rsidDel="006655DF">
          <w:rPr>
            <w:highlight w:val="lightGray"/>
          </w:rPr>
          <w:br/>
        </w:r>
        <w:r w:rsidRPr="00C2406D" w:rsidDel="006655DF">
          <w:rPr>
            <w:highlight w:val="lightGray"/>
          </w:rPr>
          <w:delText>Flex Parent Asset name: GSTParent</w:delText>
        </w:r>
        <w:r w:rsidR="003E208D" w:rsidDel="006655DF">
          <w:rPr>
            <w:highlight w:val="lightGray"/>
          </w:rPr>
          <w:br/>
        </w:r>
        <w:r w:rsidRPr="00C2406D" w:rsidDel="006655DF">
          <w:rPr>
            <w:highlight w:val="lightGray"/>
          </w:rPr>
          <w:delText>Flex Asset name: GSTVirtualWebroot</w:delText>
        </w:r>
        <w:r w:rsidR="003E208D" w:rsidDel="006655DF">
          <w:rPr>
            <w:highlight w:val="lightGray"/>
          </w:rPr>
          <w:br/>
        </w:r>
        <w:r w:rsidRPr="00C2406D" w:rsidDel="006655DF">
          <w:rPr>
            <w:highlight w:val="lightGray"/>
          </w:rPr>
          <w:delText>Flex Asset name: GSTAlia</w:delText>
        </w:r>
        <w:r w:rsidR="003E208D" w:rsidDel="006655DF">
          <w:rPr>
            <w:highlight w:val="lightGray"/>
          </w:rPr>
          <w:delText>s</w:delText>
        </w:r>
        <w:r w:rsidR="003E208D" w:rsidDel="006655DF">
          <w:rPr>
            <w:highlight w:val="lightGray"/>
          </w:rPr>
          <w:br/>
        </w:r>
        <w:r w:rsidRPr="00C2406D" w:rsidDel="006655DF">
          <w:rPr>
            <w:highlight w:val="lightGray"/>
          </w:rPr>
          <w:delText>Flex Filter name: GSTFilter</w:delText>
        </w:r>
      </w:del>
    </w:p>
    <w:p w:rsidR="00EE2778" w:rsidDel="006655DF" w:rsidRDefault="00EE2778">
      <w:pPr>
        <w:pStyle w:val="NoSpacing"/>
        <w:rPr>
          <w:del w:id="114" w:author=" Dolf Dijkstra" w:date="2011-03-24T13:35:00Z"/>
        </w:rPr>
      </w:pPr>
    </w:p>
    <w:p w:rsidR="00EE2778" w:rsidDel="006655DF" w:rsidRDefault="00EE2778">
      <w:pPr>
        <w:pStyle w:val="NoSpacing"/>
        <w:rPr>
          <w:del w:id="115" w:author=" Dolf Dijkstra" w:date="2011-03-24T13:35:00Z"/>
        </w:rPr>
      </w:pPr>
      <w:del w:id="116" w:author=" Dolf Dijkstra" w:date="2011-03-24T13:35:00Z">
        <w:r w:rsidDel="006655DF">
          <w:delText>Note: When you create a Flex Family it will only allow you to create one Flex Asset.  It does not matter if you create GSTVirtualWebroot or GSTAlias first.</w:delText>
        </w:r>
      </w:del>
    </w:p>
    <w:p w:rsidR="00EE2778" w:rsidDel="006655DF" w:rsidRDefault="00EE2778">
      <w:pPr>
        <w:pStyle w:val="NoSpacing"/>
        <w:rPr>
          <w:del w:id="117" w:author=" Dolf Dijkstra" w:date="2011-03-24T13:35:00Z"/>
        </w:rPr>
      </w:pPr>
      <w:del w:id="118" w:author=" Dolf Dijkstra" w:date="2011-03-24T13:35:00Z">
        <w:r w:rsidDel="006655DF">
          <w:delText xml:space="preserve">To create the 2nd Flex Asset go to: Admin (tab) -&gt; expand GST Attribute &gt; expand GST Parent Definition -&gt; expand GST Definition -&gt; expand GST Parent </w:delText>
        </w:r>
      </w:del>
    </w:p>
    <w:p w:rsidR="00EE2778" w:rsidDel="006655DF" w:rsidRDefault="00EE2778">
      <w:pPr>
        <w:pStyle w:val="NoSpacing"/>
        <w:rPr>
          <w:del w:id="119" w:author=" Dolf Dijkstra" w:date="2011-03-24T13:35:00Z"/>
        </w:rPr>
      </w:pPr>
      <w:del w:id="120" w:author=" Dolf Dijkstra" w:date="2011-03-24T13:35:00Z">
        <w:r w:rsidDel="006655DF">
          <w:delText xml:space="preserve">                                                                                      -&gt; Add New Flex Asset Type -&gt; create the 2</w:delText>
        </w:r>
        <w:r w:rsidDel="006655DF">
          <w:rPr>
            <w:vertAlign w:val="superscript"/>
          </w:rPr>
          <w:delText>nd</w:delText>
        </w:r>
        <w:r w:rsidDel="006655DF">
          <w:delText xml:space="preserve"> Flex Asset</w:delText>
        </w:r>
      </w:del>
    </w:p>
    <w:p w:rsidR="00EE2778" w:rsidDel="006655DF" w:rsidRDefault="00DC3043">
      <w:pPr>
        <w:pStyle w:val="NoSpacing"/>
        <w:jc w:val="center"/>
        <w:rPr>
          <w:del w:id="121" w:author=" Dolf Dijkstra" w:date="2011-03-24T13:35:00Z"/>
        </w:rPr>
      </w:pPr>
      <w:del w:id="122" w:author=" Dolf Dijkstra" w:date="2011-03-24T13:35:00Z">
        <w:r>
          <w:rPr>
            <w:noProof/>
            <w:lang w:eastAsia="en-US"/>
            <w:rPrChange w:id="123">
              <w:rPr>
                <w:noProof/>
                <w:color w:val="0000FF"/>
                <w:u w:val="single"/>
                <w:lang w:eastAsia="en-US"/>
              </w:rPr>
            </w:rPrChange>
          </w:rPr>
          <w:drawing>
            <wp:inline distT="0" distB="0" distL="0" distR="0">
              <wp:extent cx="3971925" cy="34956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971925" cy="3495675"/>
                      </a:xfrm>
                      <a:prstGeom prst="rect">
                        <a:avLst/>
                      </a:prstGeom>
                      <a:solidFill>
                        <a:srgbClr val="FFFFFF"/>
                      </a:solidFill>
                      <a:ln w="9525">
                        <a:noFill/>
                        <a:miter lim="800000"/>
                        <a:headEnd/>
                        <a:tailEnd/>
                      </a:ln>
                    </pic:spPr>
                  </pic:pic>
                </a:graphicData>
              </a:graphic>
            </wp:inline>
          </w:drawing>
        </w:r>
      </w:del>
    </w:p>
    <w:p w:rsidR="00EE2778" w:rsidDel="006655DF" w:rsidRDefault="00EE2778">
      <w:pPr>
        <w:rPr>
          <w:del w:id="124" w:author=" Dolf Dijkstra" w:date="2011-03-24T13:35:00Z"/>
        </w:rPr>
      </w:pPr>
      <w:del w:id="125" w:author=" Dolf Dijkstra" w:date="2011-03-24T13:35:00Z">
        <w:r w:rsidDel="006655DF">
          <w:delText xml:space="preserve">We need to create GST Attributes which </w:delText>
        </w:r>
        <w:r w:rsidR="000C6492" w:rsidDel="006655DF">
          <w:delText xml:space="preserve">will be </w:delText>
        </w:r>
        <w:r w:rsidDel="006655DF">
          <w:delText>added to our 2 definitions (GSTVirualWebroot and GSTAlias)</w:delText>
        </w:r>
      </w:del>
    </w:p>
    <w:p w:rsidR="00EE2778" w:rsidDel="006655DF" w:rsidRDefault="00EE2778">
      <w:pPr>
        <w:rPr>
          <w:del w:id="126" w:author=" Dolf Dijkstra" w:date="2011-03-24T13:35:00Z"/>
        </w:rPr>
      </w:pPr>
      <w:del w:id="127" w:author=" Dolf Dijkstra" w:date="2011-03-24T13:35:00Z">
        <w:r w:rsidDel="006655DF">
          <w:delText>Note:  You specify if an attribute is required when you add it to a Definition not when you create the Attribute itself.</w:delText>
        </w:r>
      </w:del>
    </w:p>
    <w:p w:rsidR="00EE2778" w:rsidRPr="00C2406D" w:rsidDel="006655DF" w:rsidRDefault="00EE2778">
      <w:pPr>
        <w:rPr>
          <w:del w:id="128" w:author=" Dolf Dijkstra" w:date="2011-03-24T13:35:00Z"/>
          <w:highlight w:val="lightGray"/>
        </w:rPr>
      </w:pPr>
      <w:del w:id="129" w:author=" Dolf Dijkstra" w:date="2011-03-24T13:35:00Z">
        <w:r w:rsidRPr="00C2406D" w:rsidDel="006655DF">
          <w:rPr>
            <w:highlight w:val="lightGray"/>
          </w:rPr>
          <w:delText>Create the following GST Attributes:</w:delText>
        </w:r>
      </w:del>
    </w:p>
    <w:tbl>
      <w:tblPr>
        <w:tblW w:w="0" w:type="auto"/>
        <w:tblInd w:w="93" w:type="dxa"/>
        <w:tblLayout w:type="fixed"/>
        <w:tblLook w:val="0000"/>
      </w:tblPr>
      <w:tblGrid>
        <w:gridCol w:w="1817"/>
        <w:gridCol w:w="1699"/>
        <w:gridCol w:w="1602"/>
      </w:tblGrid>
      <w:tr w:rsidR="00EE2778" w:rsidRPr="000C6492" w:rsidDel="006655DF" w:rsidTr="003B2D10">
        <w:trPr>
          <w:trHeight w:val="300"/>
          <w:del w:id="130"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1" w:author=" Dolf Dijkstra" w:date="2011-03-24T13:35:00Z"/>
                <w:rFonts w:eastAsia="Times New Roman"/>
                <w:b/>
                <w:bCs/>
                <w:color w:val="000000"/>
                <w:u w:val="single"/>
              </w:rPr>
            </w:pPr>
            <w:del w:id="132" w:author=" Dolf Dijkstra" w:date="2011-03-24T13:35:00Z">
              <w:r w:rsidRPr="000C6492" w:rsidDel="006655DF">
                <w:rPr>
                  <w:rFonts w:eastAsia="Times New Roman"/>
                  <w:b/>
                  <w:bCs/>
                  <w:color w:val="000000"/>
                  <w:u w:val="single"/>
                </w:rPr>
                <w:delText>Name</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3" w:author=" Dolf Dijkstra" w:date="2011-03-24T13:35:00Z"/>
                <w:rFonts w:eastAsia="Times New Roman"/>
                <w:b/>
                <w:bCs/>
                <w:color w:val="000000"/>
                <w:u w:val="single"/>
              </w:rPr>
            </w:pPr>
            <w:del w:id="134" w:author=" Dolf Dijkstra" w:date="2011-03-24T13:35:00Z">
              <w:r w:rsidRPr="000C6492" w:rsidDel="006655DF">
                <w:rPr>
                  <w:rFonts w:eastAsia="Times New Roman"/>
                  <w:b/>
                  <w:bCs/>
                  <w:color w:val="000000"/>
                  <w:u w:val="single"/>
                </w:rPr>
                <w:delText>Value Type</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5" w:author=" Dolf Dijkstra" w:date="2011-03-24T13:35:00Z"/>
                <w:rFonts w:eastAsia="Times New Roman"/>
                <w:b/>
                <w:bCs/>
                <w:color w:val="000000"/>
                <w:u w:val="single"/>
              </w:rPr>
            </w:pPr>
            <w:del w:id="136" w:author=" Dolf Dijkstra" w:date="2011-03-24T13:35:00Z">
              <w:r w:rsidRPr="000C6492" w:rsidDel="006655DF">
                <w:rPr>
                  <w:rFonts w:eastAsia="Times New Roman"/>
                  <w:b/>
                  <w:bCs/>
                  <w:color w:val="000000"/>
                  <w:u w:val="single"/>
                </w:rPr>
                <w:delText>Required?</w:delText>
              </w:r>
            </w:del>
          </w:p>
        </w:tc>
      </w:tr>
      <w:tr w:rsidR="00EE2778" w:rsidRPr="000C6492" w:rsidDel="006655DF" w:rsidTr="003B2D10">
        <w:trPr>
          <w:trHeight w:val="300"/>
          <w:del w:id="137"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38" w:author=" Dolf Dijkstra" w:date="2011-03-24T13:35:00Z"/>
                <w:rFonts w:eastAsia="Times New Roman"/>
                <w:color w:val="000000"/>
              </w:rPr>
            </w:pPr>
            <w:del w:id="139" w:author=" Dolf Dijkstra" w:date="2011-03-24T13:35:00Z">
              <w:r w:rsidRPr="000C6492" w:rsidDel="006655DF">
                <w:rPr>
                  <w:rFonts w:eastAsia="Times New Roman"/>
                  <w:color w:val="000000"/>
                </w:rPr>
                <w:delText>env_name</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40" w:author=" Dolf Dijkstra" w:date="2011-03-24T13:35:00Z"/>
                <w:rFonts w:eastAsia="Times New Roman"/>
                <w:color w:val="000000"/>
              </w:rPr>
            </w:pPr>
            <w:del w:id="141"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42" w:author=" Dolf Dijkstra" w:date="2011-03-24T13:35:00Z"/>
                <w:rFonts w:eastAsia="Times New Roman"/>
                <w:color w:val="000000"/>
              </w:rPr>
            </w:pPr>
            <w:del w:id="143"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RPr="000C6492" w:rsidDel="006655DF" w:rsidTr="003B2D10">
        <w:trPr>
          <w:trHeight w:val="300"/>
          <w:del w:id="144"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45" w:author=" Dolf Dijkstra" w:date="2011-03-24T13:35:00Z"/>
                <w:rFonts w:eastAsia="Times New Roman"/>
                <w:color w:val="000000"/>
              </w:rPr>
            </w:pPr>
            <w:del w:id="146" w:author=" Dolf Dijkstra" w:date="2011-03-24T13:35:00Z">
              <w:r w:rsidRPr="000C6492" w:rsidDel="006655DF">
                <w:rPr>
                  <w:rFonts w:eastAsia="Times New Roman"/>
                  <w:color w:val="000000"/>
                </w:rPr>
                <w:delText>env_vwebroot</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47" w:author=" Dolf Dijkstra" w:date="2011-03-24T13:35:00Z"/>
                <w:rFonts w:eastAsia="Times New Roman"/>
                <w:color w:val="000000"/>
              </w:rPr>
            </w:pPr>
            <w:del w:id="148"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49" w:author=" Dolf Dijkstra" w:date="2011-03-24T13:35:00Z"/>
                <w:rFonts w:eastAsia="Times New Roman"/>
                <w:color w:val="000000"/>
              </w:rPr>
            </w:pPr>
            <w:del w:id="150"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RPr="000C6492" w:rsidDel="006655DF" w:rsidTr="003B2D10">
        <w:trPr>
          <w:trHeight w:val="300"/>
          <w:del w:id="151"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52" w:author=" Dolf Dijkstra" w:date="2011-03-24T13:35:00Z"/>
                <w:rFonts w:eastAsia="Times New Roman"/>
                <w:color w:val="000000"/>
              </w:rPr>
            </w:pPr>
            <w:del w:id="153" w:author=" Dolf Dijkstra" w:date="2011-03-24T13:35:00Z">
              <w:r w:rsidRPr="000C6492" w:rsidDel="006655DF">
                <w:rPr>
                  <w:rFonts w:eastAsia="Times New Roman"/>
                  <w:color w:val="000000"/>
                </w:rPr>
                <w:delText>master_vwebroot</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54" w:author=" Dolf Dijkstra" w:date="2011-03-24T13:35:00Z"/>
                <w:rFonts w:eastAsia="Times New Roman"/>
                <w:color w:val="000000"/>
              </w:rPr>
            </w:pPr>
            <w:del w:id="155"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56" w:author=" Dolf Dijkstra" w:date="2011-03-24T13:35:00Z"/>
                <w:rFonts w:eastAsia="Times New Roman"/>
                <w:color w:val="000000"/>
              </w:rPr>
            </w:pPr>
            <w:del w:id="157"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RPr="000C6492" w:rsidDel="006655DF" w:rsidTr="003B2D10">
        <w:trPr>
          <w:trHeight w:val="300"/>
          <w:del w:id="158"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59" w:author=" Dolf Dijkstra" w:date="2011-03-24T13:35:00Z"/>
                <w:rFonts w:eastAsia="Times New Roman"/>
                <w:color w:val="000000"/>
              </w:rPr>
            </w:pPr>
            <w:del w:id="160" w:author=" Dolf Dijkstra" w:date="2011-03-24T13:35:00Z">
              <w:r w:rsidRPr="000C6492" w:rsidDel="006655DF">
                <w:rPr>
                  <w:rFonts w:eastAsia="Times New Roman"/>
                  <w:color w:val="000000"/>
                </w:rPr>
                <w:delText>linktext</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61" w:author=" Dolf Dijkstra" w:date="2011-03-24T13:35:00Z"/>
                <w:rFonts w:eastAsia="Times New Roman"/>
                <w:color w:val="000000"/>
              </w:rPr>
            </w:pPr>
            <w:del w:id="162"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63" w:author=" Dolf Dijkstra" w:date="2011-03-24T13:35:00Z"/>
                <w:rFonts w:eastAsia="Times New Roman"/>
                <w:color w:val="000000"/>
              </w:rPr>
            </w:pPr>
            <w:del w:id="164" w:author=" Dolf Dijkstra" w:date="2011-03-24T13:35:00Z">
              <w:r w:rsidRPr="000C6492" w:rsidDel="006655DF">
                <w:rPr>
                  <w:rFonts w:eastAsia="Times New Roman"/>
                  <w:color w:val="000000"/>
                </w:rPr>
                <w:delText>N</w:delText>
              </w:r>
              <w:r w:rsidR="00EE2778" w:rsidRPr="000C6492" w:rsidDel="006655DF">
                <w:rPr>
                  <w:rFonts w:eastAsia="Times New Roman"/>
                  <w:color w:val="000000"/>
                </w:rPr>
                <w:delText>o</w:delText>
              </w:r>
            </w:del>
          </w:p>
        </w:tc>
      </w:tr>
      <w:tr w:rsidR="00EE2778" w:rsidRPr="000C6492" w:rsidDel="006655DF" w:rsidTr="003B2D10">
        <w:trPr>
          <w:trHeight w:val="300"/>
          <w:del w:id="165"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66" w:author=" Dolf Dijkstra" w:date="2011-03-24T13:35:00Z"/>
                <w:rFonts w:eastAsia="Times New Roman"/>
                <w:color w:val="000000"/>
              </w:rPr>
            </w:pPr>
            <w:del w:id="167" w:author=" Dolf Dijkstra" w:date="2011-03-24T13:35:00Z">
              <w:r w:rsidRPr="000C6492" w:rsidDel="006655DF">
                <w:rPr>
                  <w:rFonts w:eastAsia="Times New Roman"/>
                  <w:color w:val="000000"/>
                </w:rPr>
                <w:delText>linkimage</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68" w:author=" Dolf Dijkstra" w:date="2011-03-24T13:35:00Z"/>
                <w:rFonts w:eastAsia="Times New Roman"/>
                <w:color w:val="000000"/>
              </w:rPr>
            </w:pPr>
            <w:del w:id="169"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70" w:author=" Dolf Dijkstra" w:date="2011-03-24T13:35:00Z"/>
                <w:rFonts w:eastAsia="Times New Roman"/>
                <w:color w:val="000000"/>
              </w:rPr>
            </w:pPr>
            <w:del w:id="171" w:author=" Dolf Dijkstra" w:date="2011-03-24T13:35:00Z">
              <w:r w:rsidRPr="000C6492" w:rsidDel="006655DF">
                <w:rPr>
                  <w:rFonts w:eastAsia="Times New Roman"/>
                  <w:color w:val="000000"/>
                </w:rPr>
                <w:delText>N</w:delText>
              </w:r>
              <w:r w:rsidR="00EE2778" w:rsidRPr="000C6492" w:rsidDel="006655DF">
                <w:rPr>
                  <w:rFonts w:eastAsia="Times New Roman"/>
                  <w:color w:val="000000"/>
                </w:rPr>
                <w:delText>o</w:delText>
              </w:r>
            </w:del>
          </w:p>
        </w:tc>
      </w:tr>
      <w:tr w:rsidR="00EE2778" w:rsidRPr="000C6492" w:rsidDel="006655DF" w:rsidTr="003B2D10">
        <w:trPr>
          <w:trHeight w:val="300"/>
          <w:del w:id="172"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73" w:author=" Dolf Dijkstra" w:date="2011-03-24T13:35:00Z"/>
                <w:rFonts w:eastAsia="Times New Roman"/>
                <w:color w:val="000000"/>
              </w:rPr>
            </w:pPr>
            <w:del w:id="174" w:author=" Dolf Dijkstra" w:date="2011-03-24T13:35:00Z">
              <w:r w:rsidRPr="000C6492" w:rsidDel="006655DF">
                <w:rPr>
                  <w:rFonts w:eastAsia="Times New Roman"/>
                  <w:color w:val="000000"/>
                </w:rPr>
                <w:delText>popup</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75" w:author=" Dolf Dijkstra" w:date="2011-03-24T13:35:00Z"/>
                <w:rFonts w:eastAsia="Times New Roman"/>
                <w:color w:val="000000"/>
              </w:rPr>
            </w:pPr>
            <w:del w:id="176" w:author=" Dolf Dijkstra" w:date="2011-03-24T13:35:00Z">
              <w:r w:rsidRPr="000C6492" w:rsidDel="006655DF">
                <w:rPr>
                  <w:rFonts w:eastAsia="Times New Roman"/>
                  <w:color w:val="000000"/>
                </w:rPr>
                <w:delText>int (0/1)</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3B2D10">
            <w:pPr>
              <w:spacing w:after="0" w:line="100" w:lineRule="atLeast"/>
              <w:rPr>
                <w:del w:id="177" w:author=" Dolf Dijkstra" w:date="2011-03-24T13:35:00Z"/>
                <w:rFonts w:eastAsia="Times New Roman"/>
                <w:color w:val="000000"/>
              </w:rPr>
            </w:pPr>
            <w:del w:id="178" w:author=" Dolf Dijkstra" w:date="2011-03-24T13:35:00Z">
              <w:r w:rsidRPr="000C6492" w:rsidDel="006655DF">
                <w:rPr>
                  <w:rFonts w:eastAsia="Times New Roman"/>
                  <w:color w:val="000000"/>
                </w:rPr>
                <w:delText>Y</w:delText>
              </w:r>
              <w:r w:rsidR="00EE2778" w:rsidRPr="000C6492" w:rsidDel="006655DF">
                <w:rPr>
                  <w:rFonts w:eastAsia="Times New Roman"/>
                  <w:color w:val="000000"/>
                </w:rPr>
                <w:delText>es</w:delText>
              </w:r>
            </w:del>
          </w:p>
        </w:tc>
      </w:tr>
      <w:tr w:rsidR="00EE2778" w:rsidDel="006655DF" w:rsidTr="003B2D10">
        <w:trPr>
          <w:trHeight w:val="300"/>
          <w:del w:id="179" w:author=" Dolf Dijkstra" w:date="2011-03-24T13:35:00Z"/>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80" w:author=" Dolf Dijkstra" w:date="2011-03-24T13:35:00Z"/>
                <w:rFonts w:eastAsia="Times New Roman"/>
                <w:color w:val="000000"/>
              </w:rPr>
            </w:pPr>
            <w:del w:id="181" w:author=" Dolf Dijkstra" w:date="2011-03-24T13:35:00Z">
              <w:r w:rsidRPr="000C6492" w:rsidDel="006655DF">
                <w:rPr>
                  <w:rFonts w:eastAsia="Times New Roman"/>
                  <w:color w:val="000000"/>
                </w:rPr>
                <w:delText>target_url</w:delText>
              </w:r>
            </w:del>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Del="006655DF" w:rsidRDefault="00EE2778">
            <w:pPr>
              <w:spacing w:after="0" w:line="100" w:lineRule="atLeast"/>
              <w:rPr>
                <w:del w:id="182" w:author=" Dolf Dijkstra" w:date="2011-03-24T13:35:00Z"/>
                <w:rFonts w:eastAsia="Times New Roman"/>
                <w:color w:val="000000"/>
              </w:rPr>
            </w:pPr>
            <w:del w:id="183" w:author=" Dolf Dijkstra" w:date="2011-03-24T13:35:00Z">
              <w:r w:rsidRPr="000C6492" w:rsidDel="006655DF">
                <w:rPr>
                  <w:rFonts w:eastAsia="Times New Roman"/>
                  <w:color w:val="000000"/>
                </w:rPr>
                <w:delText>string</w:delText>
              </w:r>
            </w:del>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Del="006655DF" w:rsidRDefault="0047662C">
            <w:pPr>
              <w:spacing w:after="0" w:line="100" w:lineRule="atLeast"/>
              <w:rPr>
                <w:del w:id="184" w:author=" Dolf Dijkstra" w:date="2011-03-24T13:35:00Z"/>
                <w:rFonts w:eastAsia="Times New Roman"/>
                <w:color w:val="000000"/>
              </w:rPr>
            </w:pPr>
            <w:del w:id="185" w:author=" Dolf Dijkstra" w:date="2011-03-24T13:35:00Z">
              <w:r w:rsidRPr="000C6492" w:rsidDel="006655DF">
                <w:rPr>
                  <w:rFonts w:eastAsia="Times New Roman"/>
                  <w:color w:val="000000"/>
                </w:rPr>
                <w:delText>N</w:delText>
              </w:r>
              <w:r w:rsidR="00EE2778" w:rsidRPr="000C6492" w:rsidDel="006655DF">
                <w:rPr>
                  <w:rFonts w:eastAsia="Times New Roman"/>
                  <w:color w:val="000000"/>
                </w:rPr>
                <w:delText>o</w:delText>
              </w:r>
            </w:del>
          </w:p>
        </w:tc>
      </w:tr>
    </w:tbl>
    <w:p w:rsidR="00EE2778" w:rsidDel="006655DF" w:rsidRDefault="00EE2778">
      <w:pPr>
        <w:rPr>
          <w:del w:id="186" w:author=" Dolf Dijkstra" w:date="2011-03-24T13:35:00Z"/>
        </w:rPr>
      </w:pPr>
    </w:p>
    <w:p w:rsidR="00EE2778" w:rsidDel="006655DF" w:rsidRDefault="00EE2778">
      <w:pPr>
        <w:rPr>
          <w:del w:id="187" w:author=" Dolf Dijkstra" w:date="2011-03-24T13:35:00Z"/>
        </w:rPr>
      </w:pPr>
      <w:del w:id="188" w:author=" Dolf Dijkstra" w:date="2011-03-24T13:35:00Z">
        <w:r w:rsidRPr="00C2406D" w:rsidDel="006655DF">
          <w:rPr>
            <w:highlight w:val="lightGray"/>
          </w:rPr>
          <w:delText>Now create the following GST Definitions:</w:delText>
        </w:r>
      </w:del>
    </w:p>
    <w:p w:rsidR="00EE2778" w:rsidDel="006655DF" w:rsidRDefault="00EE2778" w:rsidP="00C2406D">
      <w:pPr>
        <w:pStyle w:val="ListParagraph"/>
        <w:numPr>
          <w:ilvl w:val="0"/>
          <w:numId w:val="3"/>
        </w:numPr>
        <w:rPr>
          <w:del w:id="189" w:author=" Dolf Dijkstra" w:date="2011-03-24T13:35:00Z"/>
        </w:rPr>
      </w:pPr>
      <w:del w:id="190" w:author=" Dolf Dijkstra" w:date="2011-03-24T13:35:00Z">
        <w:r w:rsidDel="006655DF">
          <w:delText>GSTVirtualWebroot</w:delText>
        </w:r>
      </w:del>
    </w:p>
    <w:p w:rsidR="00EE2778" w:rsidDel="006655DF" w:rsidRDefault="00EE2778">
      <w:pPr>
        <w:pStyle w:val="ListParagraph"/>
        <w:ind w:left="1440"/>
        <w:rPr>
          <w:del w:id="191" w:author=" Dolf Dijkstra" w:date="2011-03-24T13:35:00Z"/>
        </w:rPr>
      </w:pPr>
      <w:del w:id="192" w:author=" Dolf Dijkstra" w:date="2011-03-24T13:35:00Z">
        <w:r w:rsidDel="006655DF">
          <w:delText>GST Parent Definitions: &lt;empty&gt;</w:delText>
        </w:r>
        <w:r w:rsidR="003E208D" w:rsidDel="006655DF">
          <w:br/>
        </w:r>
        <w:r w:rsidDel="006655DF">
          <w:delText>Attributes: env_name, env_vwebroot, master_vwebroot</w:delText>
        </w:r>
        <w:r w:rsidR="003E208D" w:rsidDel="006655DF">
          <w:br/>
        </w:r>
        <w:r w:rsidDel="006655DF">
          <w:delText>Filters: &lt;empty&gt;</w:delText>
        </w:r>
      </w:del>
    </w:p>
    <w:p w:rsidR="00EE2778" w:rsidDel="006655DF" w:rsidRDefault="00EE2778" w:rsidP="00C2406D">
      <w:pPr>
        <w:pStyle w:val="ListParagraph"/>
        <w:numPr>
          <w:ilvl w:val="0"/>
          <w:numId w:val="3"/>
        </w:numPr>
        <w:rPr>
          <w:del w:id="193" w:author=" Dolf Dijkstra" w:date="2011-03-24T13:35:00Z"/>
        </w:rPr>
      </w:pPr>
      <w:del w:id="194" w:author=" Dolf Dijkstra" w:date="2011-03-24T13:35:00Z">
        <w:r w:rsidDel="006655DF">
          <w:delText>GSTAlias</w:delText>
        </w:r>
      </w:del>
    </w:p>
    <w:p w:rsidR="00EE2778" w:rsidDel="006655DF" w:rsidRDefault="00EE2778">
      <w:pPr>
        <w:pStyle w:val="ListParagraph"/>
        <w:ind w:left="1440"/>
        <w:rPr>
          <w:del w:id="195" w:author=" Dolf Dijkstra" w:date="2011-03-24T13:35:00Z"/>
        </w:rPr>
      </w:pPr>
      <w:del w:id="196" w:author=" Dolf Dijkstra" w:date="2011-03-24T13:35:00Z">
        <w:r w:rsidDel="006655DF">
          <w:delText>GST Parent Definitions: &lt;empty&gt;</w:delText>
        </w:r>
        <w:r w:rsidR="003E208D" w:rsidDel="006655DF">
          <w:br/>
        </w:r>
        <w:r w:rsidDel="006655DF">
          <w:delText>Attributes: target_url, popup, linktext, linkimage</w:delText>
        </w:r>
        <w:r w:rsidR="003E208D" w:rsidDel="006655DF">
          <w:br/>
        </w:r>
        <w:r w:rsidDel="006655DF">
          <w:delText>Filters: &lt;empty&gt;</w:delText>
        </w:r>
        <w:r w:rsidR="00444DB2" w:rsidDel="006655DF">
          <w:br/>
          <w:delText>Single-valued Named Association of type “Any”: target</w:delText>
        </w:r>
      </w:del>
    </w:p>
    <w:p w:rsidR="0002165E" w:rsidDel="006655DF" w:rsidRDefault="0002165E">
      <w:pPr>
        <w:suppressAutoHyphens w:val="0"/>
        <w:rPr>
          <w:del w:id="197" w:author=" Dolf Dijkstra" w:date="2011-03-24T13:35:00Z"/>
        </w:rPr>
      </w:pPr>
      <w:del w:id="198" w:author=" Dolf Dijkstra" w:date="2011-03-24T13:35:00Z">
        <w:r w:rsidDel="006655DF">
          <w:br w:type="page"/>
        </w:r>
      </w:del>
    </w:p>
    <w:p w:rsidR="00985899" w:rsidRDefault="00985899" w:rsidP="00C2406D">
      <w:pPr>
        <w:pStyle w:val="Heading2"/>
      </w:pPr>
      <w:bookmarkStart w:id="199" w:name="_Toc153280350"/>
      <w:r>
        <w:t>Configure Vanity URL Support</w:t>
      </w:r>
      <w:bookmarkEnd w:id="199"/>
    </w:p>
    <w:p w:rsidR="00985899" w:rsidRDefault="00985899">
      <w:pPr>
        <w:pStyle w:val="NoSpacing"/>
        <w:spacing w:after="120"/>
      </w:pPr>
    </w:p>
    <w:p w:rsidR="00985899" w:rsidRDefault="00985899">
      <w:pPr>
        <w:pStyle w:val="NoSpacing"/>
        <w:spacing w:after="120"/>
      </w:pPr>
      <w:r>
        <w:t xml:space="preserve">Vanity URLs are URLs that are defined entirely within the web referenceable asset.  There is no restriction on the form of the URL as long as it is valid and the application server gets a chance to process it.  By default, Content Server is configured so that only URLs starting with </w:t>
      </w:r>
      <w:r w:rsidRPr="003C5613">
        <w:rPr>
          <w:rStyle w:val="CodeSample"/>
        </w:rPr>
        <w:t>/cs/</w:t>
      </w:r>
      <w:r>
        <w:t xml:space="preserve"> are forwarded to the Content Server application.  For Vanity URLs, however, this is not sufficient.  We must introduce smarter mapping to be able to do more.</w:t>
      </w:r>
    </w:p>
    <w:p w:rsidR="00985899" w:rsidRDefault="00985899">
      <w:pPr>
        <w:pStyle w:val="NoSpacing"/>
        <w:spacing w:after="120"/>
      </w:pPr>
      <w:r>
        <w:t>Apache’s mod_rewrite component is powerful enough, but Apache is not present by default on a Jump Start Kit.  Instead, we have to use a servlet filter called Tuckey’s URL Rewrite, which offers similar functionality.  This document describes how to use both.</w:t>
      </w:r>
    </w:p>
    <w:p w:rsidR="00985899" w:rsidRDefault="00985899">
      <w:pPr>
        <w:pStyle w:val="NoSpacing"/>
        <w:spacing w:after="120"/>
      </w:pPr>
    </w:p>
    <w:p w:rsidR="00985899" w:rsidRDefault="00985899" w:rsidP="00C2406D">
      <w:pPr>
        <w:pStyle w:val="Heading3"/>
      </w:pPr>
      <w:bookmarkStart w:id="200" w:name="_Toc153280351"/>
      <w:r>
        <w:t>Enable the URL Assembler</w:t>
      </w:r>
      <w:bookmarkEnd w:id="200"/>
    </w:p>
    <w:p w:rsidR="00985899" w:rsidRDefault="00985899">
      <w:r>
        <w:rPr>
          <w:highlight w:val="lightGray"/>
        </w:rPr>
        <w:t>E</w:t>
      </w:r>
      <w:r w:rsidRPr="003C5613">
        <w:rPr>
          <w:highlight w:val="lightGray"/>
        </w:rPr>
        <w:t xml:space="preserve">dit your </w:t>
      </w:r>
      <w:r w:rsidRPr="003C5613">
        <w:rPr>
          <w:rStyle w:val="CodeSample"/>
          <w:highlight w:val="lightGray"/>
        </w:rPr>
        <w:t>ServletRequest.properties</w:t>
      </w:r>
      <w:r>
        <w:t xml:space="preserve"> file located in your </w:t>
      </w:r>
      <w:r w:rsidRPr="003C5613">
        <w:rPr>
          <w:rStyle w:val="CodeSample"/>
        </w:rPr>
        <w:t xml:space="preserve">JSK/AppServer/apache/webapps/cs/WEB-INF/classes                                                                         </w:t>
      </w:r>
      <w:r>
        <w:t xml:space="preserve">For example: </w:t>
      </w:r>
      <w:r w:rsidRPr="003C5613">
        <w:rPr>
          <w:rStyle w:val="CodeSample"/>
        </w:rPr>
        <w:t>/Users/rgill/Library/JSK_CS753_CLEAN/App_Server/apache-tomcat-6.0.18/webapps/cs/WEB-INF/classes</w:t>
      </w:r>
    </w:p>
    <w:p w:rsidR="00985899" w:rsidRDefault="00985899">
      <w:r>
        <w:t xml:space="preserve">Set the following properties: </w:t>
      </w:r>
    </w:p>
    <w:p w:rsidR="00985899" w:rsidRPr="003C5613" w:rsidRDefault="00985899">
      <w:pPr>
        <w:spacing w:after="120"/>
        <w:rPr>
          <w:rStyle w:val="CodeSample"/>
          <w:highlight w:val="lightGray"/>
        </w:rPr>
      </w:pPr>
      <w:r w:rsidRPr="003C5613">
        <w:rPr>
          <w:rStyle w:val="CodeSample"/>
          <w:highlight w:val="lightGray"/>
        </w:rPr>
        <w:t xml:space="preserve">com.fatwire.gst.foundation.url.wrapathassembler.dispatcher=GST/Dispatcher                               </w:t>
      </w:r>
      <w:r w:rsidRPr="003C5613">
        <w:rPr>
          <w:rStyle w:val="CodeSample"/>
          <w:highlight w:val="lightGray"/>
        </w:rPr>
        <w:br/>
        <w:t xml:space="preserve">uri.assembler.1.shortform=wrapath </w:t>
      </w:r>
      <w:r w:rsidRPr="003C5613">
        <w:rPr>
          <w:rStyle w:val="CodeSample"/>
          <w:highlight w:val="lightGray"/>
        </w:rPr>
        <w:br/>
        <w:t xml:space="preserve">uri.assembler.1.classname=com.fatwire.gst.foundation.url.WraPathAssembler </w:t>
      </w:r>
      <w:r w:rsidRPr="003C5613">
        <w:rPr>
          <w:rStyle w:val="CodeSample"/>
          <w:highlight w:val="lightGray"/>
        </w:rPr>
        <w:br/>
        <w:t xml:space="preserve">uri.assembler.2.shortform=query </w:t>
      </w:r>
      <w:r w:rsidRPr="003C5613">
        <w:rPr>
          <w:rStyle w:val="CodeSample"/>
          <w:highlight w:val="lightGray"/>
        </w:rPr>
        <w:br/>
        <w:t>uri.assembler.2.classname=com.fatwire.cs.core.uri.QueryAssembler</w:t>
      </w:r>
    </w:p>
    <w:p w:rsidR="00985899" w:rsidRDefault="00985899" w:rsidP="00C2406D">
      <w:r>
        <w:t>Note: You should comment out the original lines that you are replacing.</w:t>
      </w:r>
    </w:p>
    <w:p w:rsidR="00985899" w:rsidRDefault="00985899" w:rsidP="00C2406D"/>
    <w:p w:rsidR="00985899" w:rsidRDefault="00985899" w:rsidP="00C2406D">
      <w:pPr>
        <w:pStyle w:val="Heading3"/>
      </w:pPr>
      <w:bookmarkStart w:id="201" w:name="_Toc153280352"/>
      <w:r>
        <w:t xml:space="preserve">Install and Configure Tuckey Servlet </w:t>
      </w:r>
      <w:proofErr w:type="gramStart"/>
      <w:r>
        <w:t>Url</w:t>
      </w:r>
      <w:proofErr w:type="gramEnd"/>
      <w:r>
        <w:t xml:space="preserve"> Rewrite</w:t>
      </w:r>
      <w:bookmarkEnd w:id="201"/>
    </w:p>
    <w:p w:rsidR="00985899" w:rsidRDefault="00985899">
      <w:pPr>
        <w:pStyle w:val="BodyText"/>
      </w:pPr>
      <w:r>
        <w:t xml:space="preserve">Note that if you are using </w:t>
      </w:r>
      <w:proofErr w:type="gramStart"/>
      <w:r>
        <w:t>Apache,</w:t>
      </w:r>
      <w:proofErr w:type="gramEnd"/>
      <w:r>
        <w:t xml:space="preserve"> please see “</w:t>
      </w:r>
      <w:r w:rsidR="003C7945">
        <w:t>Apache mod_rewrite Examples</w:t>
      </w:r>
      <w:r>
        <w:t>”</w:t>
      </w:r>
      <w:r w:rsidR="003C7945">
        <w:t xml:space="preserve"> instead.  </w:t>
      </w:r>
    </w:p>
    <w:p w:rsidR="00985899" w:rsidRDefault="00985899">
      <w:pPr>
        <w:pStyle w:val="BodyText"/>
      </w:pPr>
      <w:r>
        <w:t xml:space="preserve">Before we begin this process there are 2 things to consider. </w:t>
      </w:r>
    </w:p>
    <w:p w:rsidR="00985899" w:rsidRDefault="00985899" w:rsidP="00C2406D">
      <w:pPr>
        <w:pStyle w:val="BodyText"/>
        <w:numPr>
          <w:ilvl w:val="0"/>
          <w:numId w:val="6"/>
        </w:numPr>
      </w:pPr>
      <w:r>
        <w:t>Determine whether you would like to “</w:t>
      </w:r>
      <w:r w:rsidRPr="003B6D57">
        <w:rPr>
          <w:b/>
        </w:rPr>
        <w:t>forward</w:t>
      </w:r>
      <w:r>
        <w:t>” or “</w:t>
      </w:r>
      <w:r w:rsidRPr="003B6D57">
        <w:rPr>
          <w:b/>
        </w:rPr>
        <w:t>redirect</w:t>
      </w:r>
      <w:r>
        <w:t xml:space="preserve">” requests by the Application Server.  </w:t>
      </w:r>
    </w:p>
    <w:p w:rsidR="00985899" w:rsidRDefault="00985899" w:rsidP="00C2406D">
      <w:pPr>
        <w:pStyle w:val="BodyText"/>
        <w:numPr>
          <w:ilvl w:val="0"/>
          <w:numId w:val="6"/>
        </w:numPr>
      </w:pPr>
      <w:r>
        <w:t>Determine the the context path for both Tuckey and Content Server</w:t>
      </w:r>
    </w:p>
    <w:p w:rsidR="00985899" w:rsidRDefault="00985899">
      <w:pPr>
        <w:pStyle w:val="BodyText"/>
      </w:pPr>
    </w:p>
    <w:p w:rsidR="00985899" w:rsidRDefault="00985899" w:rsidP="00C2406D">
      <w:pPr>
        <w:pStyle w:val="Heading4"/>
      </w:pPr>
      <w:r>
        <w:t>Forward vs Redirect</w:t>
      </w:r>
    </w:p>
    <w:p w:rsidR="00985899" w:rsidRDefault="00985899">
      <w:pPr>
        <w:pStyle w:val="BodyText"/>
        <w:rPr>
          <w:b/>
        </w:rPr>
      </w:pPr>
    </w:p>
    <w:p w:rsidR="00985899" w:rsidRDefault="00985899">
      <w:pPr>
        <w:pStyle w:val="BodyText"/>
      </w:pPr>
      <w:proofErr w:type="gramStart"/>
      <w:r>
        <w:rPr>
          <w:b/>
        </w:rPr>
        <w:lastRenderedPageBreak/>
        <w:t>f</w:t>
      </w:r>
      <w:r w:rsidRPr="003B6D57">
        <w:rPr>
          <w:b/>
        </w:rPr>
        <w:t>orward</w:t>
      </w:r>
      <w:proofErr w:type="gramEnd"/>
      <w:r>
        <w:t xml:space="preserve">:  performed internally by servlet, browser is unaware, repeats request with the same URL (pretty URL retained), potential for some efficiency gains.  Tuckey </w:t>
      </w:r>
      <w:r w:rsidRPr="003C5613">
        <w:rPr>
          <w:b/>
        </w:rPr>
        <w:t>must</w:t>
      </w:r>
      <w:r>
        <w:t xml:space="preserve"> be installed in the </w:t>
      </w:r>
      <w:r w:rsidRPr="003C5613">
        <w:rPr>
          <w:b/>
        </w:rPr>
        <w:t>same</w:t>
      </w:r>
      <w:r>
        <w:t xml:space="preserve"> web application as Satellite Server for this configuration to be possible.</w:t>
      </w:r>
    </w:p>
    <w:p w:rsidR="00985899" w:rsidRDefault="00985899">
      <w:pPr>
        <w:pStyle w:val="BodyText"/>
      </w:pPr>
      <w:proofErr w:type="gramStart"/>
      <w:r w:rsidRPr="00BC50FD">
        <w:rPr>
          <w:b/>
        </w:rPr>
        <w:t>redirect</w:t>
      </w:r>
      <w:proofErr w:type="gramEnd"/>
      <w:r>
        <w:t xml:space="preserve">:  2 step process where Application Server tells the browser to obtain a second URL (original URL) instantaneously.  The vanity URL is lost, and each URL results in a second request, so it is less efficient. Tuckey </w:t>
      </w:r>
      <w:r w:rsidRPr="003C5613">
        <w:rPr>
          <w:b/>
        </w:rPr>
        <w:t>can</w:t>
      </w:r>
      <w:r>
        <w:t xml:space="preserve"> be installed in </w:t>
      </w:r>
      <w:r w:rsidRPr="003C5613">
        <w:rPr>
          <w:b/>
        </w:rPr>
        <w:t>any</w:t>
      </w:r>
      <w:r>
        <w:t xml:space="preserve"> web application for this configuration to be possible.</w:t>
      </w:r>
    </w:p>
    <w:p w:rsidR="00985899" w:rsidRDefault="00985899">
      <w:pPr>
        <w:pStyle w:val="BodyText"/>
      </w:pPr>
    </w:p>
    <w:p w:rsidR="00985899" w:rsidRDefault="00985899">
      <w:pPr>
        <w:pStyle w:val="BodyText"/>
      </w:pPr>
      <w:r w:rsidRPr="003C5613">
        <w:rPr>
          <w:b/>
        </w:rPr>
        <w:t>Forward Example</w:t>
      </w:r>
      <w:r>
        <w:rPr>
          <w:b/>
        </w:rPr>
        <w:t xml:space="preserve"> on a JSK</w:t>
      </w:r>
      <w:r w:rsidRPr="003C5613">
        <w:rPr>
          <w:b/>
        </w:rPr>
        <w:br/>
      </w:r>
      <w:r>
        <w:t xml:space="preserve">User enters the URL, </w:t>
      </w:r>
      <w:hyperlink r:id="rId24" w:history="1">
        <w:r w:rsidRPr="003C5613">
          <w:rPr>
            <w:rStyle w:val="Hyperlink"/>
          </w:rPr>
          <w:t>http://localhost:8280/cs/products/make/model123.html</w:t>
        </w:r>
      </w:hyperlink>
      <w:r>
        <w:br/>
      </w:r>
      <w:proofErr w:type="gramStart"/>
      <w:r>
        <w:t>The</w:t>
      </w:r>
      <w:proofErr w:type="gramEnd"/>
      <w:r>
        <w:t xml:space="preserve"> browser would show after the request has finished, </w:t>
      </w:r>
      <w:hyperlink r:id="rId25" w:history="1">
        <w:r w:rsidRPr="003C5613">
          <w:rPr>
            <w:rStyle w:val="Hyperlink"/>
          </w:rPr>
          <w:t>http://localhost:8280/cs/products/make/model123.html</w:t>
        </w:r>
      </w:hyperlink>
      <w:r>
        <w:br/>
        <w:t>Bookmarks and search websites will see the above URL.</w:t>
      </w:r>
    </w:p>
    <w:p w:rsidR="00985899" w:rsidRDefault="00985899">
      <w:pPr>
        <w:pStyle w:val="BodyText"/>
      </w:pPr>
    </w:p>
    <w:p w:rsidR="00985899" w:rsidRDefault="00985899" w:rsidP="00C2406D">
      <w:pPr>
        <w:pStyle w:val="BodyText"/>
      </w:pPr>
      <w:r w:rsidRPr="003C5613">
        <w:rPr>
          <w:b/>
        </w:rPr>
        <w:t>Redirect Example</w:t>
      </w:r>
      <w:r>
        <w:rPr>
          <w:b/>
        </w:rPr>
        <w:t xml:space="preserve"> on a JSK</w:t>
      </w:r>
      <w:r w:rsidRPr="003C5613">
        <w:rPr>
          <w:b/>
        </w:rPr>
        <w:br/>
      </w:r>
      <w:r>
        <w:t xml:space="preserve">User enters the URL, </w:t>
      </w:r>
      <w:hyperlink r:id="rId26" w:history="1">
        <w:r w:rsidRPr="00807411">
          <w:rPr>
            <w:rStyle w:val="Hyperlink"/>
          </w:rPr>
          <w:t>http://localhost:8280/products/make/model123.html</w:t>
        </w:r>
      </w:hyperlink>
      <w:r>
        <w:br/>
      </w:r>
      <w:proofErr w:type="gramStart"/>
      <w:r>
        <w:t>The</w:t>
      </w:r>
      <w:proofErr w:type="gramEnd"/>
      <w:r>
        <w:t xml:space="preserve"> browser would show after the requests have finished: </w:t>
      </w:r>
      <w:r>
        <w:br/>
      </w:r>
      <w:r w:rsidRPr="001E114B">
        <w:rPr>
          <w:color w:val="0000FF"/>
          <w:u w:val="single"/>
        </w:rPr>
        <w:t>http://localhost:8280/cs/Satellite?pagename=GST/Dispatcher&amp;virtual-webroot=http://localhost:8280/cs&amp;url-path= products/make/model123.html</w:t>
      </w:r>
      <w:r>
        <w:br/>
        <w:t>Bookmarks and search websites will see the above URL.</w:t>
      </w:r>
    </w:p>
    <w:p w:rsidR="00985899" w:rsidRDefault="00985899" w:rsidP="00C2406D">
      <w:pPr>
        <w:pStyle w:val="BodyText"/>
      </w:pPr>
    </w:p>
    <w:p w:rsidR="00985899" w:rsidRDefault="00985899" w:rsidP="00C2406D">
      <w:pPr>
        <w:pStyle w:val="Heading3"/>
      </w:pPr>
      <w:bookmarkStart w:id="202" w:name="_Toc153280353"/>
      <w:r>
        <w:t>Context Path Determination</w:t>
      </w:r>
      <w:bookmarkEnd w:id="202"/>
    </w:p>
    <w:p w:rsidR="00985899" w:rsidRDefault="00985899">
      <w:pPr>
        <w:pStyle w:val="BodyText"/>
      </w:pPr>
      <w:r>
        <w:t xml:space="preserve">There are two parts to this:  Tuckey &amp; Content Server.  As described above, there are advantages to having Tuckey deployed in the same webapp as Content Server.  The drawback is that all URLs must be prefixed with something that will allow them to be accessed by both Tuckey and CS.   On a JSK or a standard Content Server installation, this is </w:t>
      </w:r>
      <w:r w:rsidRPr="003C5613">
        <w:rPr>
          <w:rStyle w:val="CodeSample"/>
        </w:rPr>
        <w:t>/cs/</w:t>
      </w:r>
      <w:r>
        <w:t xml:space="preserve">.  Moving the app is possible, but complicated, and is therefore not covered by this document. </w:t>
      </w:r>
    </w:p>
    <w:p w:rsidR="00985899" w:rsidRDefault="00985899">
      <w:pPr>
        <w:pStyle w:val="BodyText"/>
        <w:rPr>
          <w:b/>
        </w:rPr>
      </w:pPr>
    </w:p>
    <w:p w:rsidR="00985899" w:rsidRDefault="00985899">
      <w:pPr>
        <w:pStyle w:val="BodyText"/>
      </w:pPr>
      <w:r w:rsidRPr="00C2406D">
        <w:t xml:space="preserve">Option 1: </w:t>
      </w:r>
      <w:r w:rsidRPr="003C5613">
        <w:rPr>
          <w:rStyle w:val="CodeSample"/>
          <w:b/>
        </w:rPr>
        <w:t>cs</w:t>
      </w:r>
    </w:p>
    <w:p w:rsidR="00985899" w:rsidRDefault="00985899">
      <w:pPr>
        <w:pStyle w:val="BodyText"/>
      </w:pPr>
      <w:r>
        <w:t>By default Content Server installs with the ‘</w:t>
      </w:r>
      <w:r w:rsidRPr="003C5613">
        <w:rPr>
          <w:rStyle w:val="CodeSample"/>
        </w:rPr>
        <w:t>cs</w:t>
      </w:r>
      <w:r>
        <w:t xml:space="preserve">’ Context Path.  </w:t>
      </w:r>
    </w:p>
    <w:p w:rsidR="00985899" w:rsidRPr="003B6D57" w:rsidRDefault="00985899">
      <w:pPr>
        <w:pStyle w:val="BodyText"/>
      </w:pPr>
      <w:r>
        <w:t xml:space="preserve">Thus, the path may be something like: </w:t>
      </w:r>
      <w:r w:rsidRPr="003C5613">
        <w:rPr>
          <w:rStyle w:val="CodeSample"/>
        </w:rPr>
        <w:t>/Users/rgill/Library/JSK_CS753_CLEAN/App_Server/apache-tomcat-6.0.18/webapps/cs</w:t>
      </w:r>
    </w:p>
    <w:p w:rsidR="00E06457" w:rsidRDefault="00985899" w:rsidP="00C87140">
      <w:r>
        <w:t xml:space="preserve">The consequence of this is the environment virtual webroot must contain </w:t>
      </w:r>
      <w:r w:rsidRPr="003C5613">
        <w:t>“</w:t>
      </w:r>
      <w:r w:rsidRPr="003C5613">
        <w:rPr>
          <w:rStyle w:val="CodeSample"/>
        </w:rPr>
        <w:t>/cs</w:t>
      </w:r>
      <w:r>
        <w:t>” in its path.</w:t>
      </w:r>
    </w:p>
    <w:p w:rsidR="00E06457" w:rsidRDefault="00985899" w:rsidP="00C87140">
      <w:r>
        <w:t>You might have your virtual webroot asset similar to this: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lastRenderedPageBreak/>
        <w:t xml:space="preserve">Environment Name: </w:t>
      </w:r>
      <w:r w:rsidRPr="002C35F1">
        <w:rPr>
          <w:rFonts w:eastAsia="Times New Roman"/>
        </w:rPr>
        <w:t>fatwire-dev</w:t>
      </w:r>
      <w:r>
        <w:rPr>
          <w:rFonts w:eastAsia="Times New Roman"/>
        </w:rPr>
        <w:br/>
        <w:t xml:space="preserve">Environment Web Root: </w:t>
      </w:r>
      <w:hyperlink r:id="rId27" w:history="1">
        <w:r w:rsidRPr="00BF278F">
          <w:rPr>
            <w:rStyle w:val="Hyperlink"/>
            <w:rFonts w:eastAsia="Times New Roman"/>
          </w:rPr>
          <w:t>http://localhost:8280/cs</w:t>
        </w:r>
      </w:hyperlink>
      <w:r>
        <w:rPr>
          <w:rStyle w:val="Hyperlink"/>
          <w:rFonts w:eastAsia="Times New Roman"/>
        </w:rPr>
        <w:t>/products</w:t>
      </w:r>
      <w:r>
        <w:rPr>
          <w:rFonts w:eastAsia="Times New Roman"/>
        </w:rPr>
        <w:br/>
        <w:t xml:space="preserve">Master Virtual Web Root: </w:t>
      </w:r>
      <w:r w:rsidRPr="003C5613">
        <w:rPr>
          <w:rStyle w:val="Hyperlink"/>
          <w:rFonts w:eastAsia="Times New Roman"/>
        </w:rPr>
        <w:t>http://</w:t>
      </w:r>
      <w:r>
        <w:rPr>
          <w:rStyle w:val="Hyperlink"/>
          <w:rFonts w:eastAsia="Times New Roman"/>
        </w:rPr>
        <w:t>your.domain.name</w:t>
      </w:r>
      <w:r w:rsidRPr="003C5613">
        <w:rPr>
          <w:rStyle w:val="Hyperlink"/>
          <w:rFonts w:eastAsia="Times New Roman"/>
        </w:rPr>
        <w:t>/products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t xml:space="preserve">WRA’s path: </w:t>
      </w:r>
      <w:hyperlink r:id="rId28" w:history="1">
        <w:r w:rsidRPr="00807411">
          <w:rPr>
            <w:rStyle w:val="Hyperlink"/>
            <w:rFonts w:eastAsia="Times New Roman"/>
          </w:rPr>
          <w:t>http://your.domain.name/products/make/model123.html</w:t>
        </w:r>
      </w:hyperlink>
      <w:r>
        <w:rPr>
          <w:rFonts w:eastAsia="Times New Roman"/>
        </w:rPr>
        <w:br/>
        <w:t xml:space="preserve">Example URL: </w:t>
      </w:r>
      <w:hyperlink r:id="rId29" w:history="1">
        <w:r w:rsidRPr="003C5613">
          <w:rPr>
            <w:rStyle w:val="Hyperlink"/>
            <w:rFonts w:eastAsia="Times New Roman"/>
          </w:rPr>
          <w:t>http://localhost:8280/cs/products/make/model123.html</w:t>
        </w:r>
      </w:hyperlink>
    </w:p>
    <w:p w:rsidR="00985899" w:rsidRDefault="00985899">
      <w:pPr>
        <w:suppressAutoHyphens w:val="0"/>
        <w:rPr>
          <w:rFonts w:eastAsia="Times New Roman"/>
        </w:rPr>
      </w:pPr>
    </w:p>
    <w:p w:rsidR="00985899" w:rsidRDefault="00985899">
      <w:pPr>
        <w:suppressAutoHyphens w:val="0"/>
        <w:rPr>
          <w:rFonts w:eastAsia="Times New Roman"/>
        </w:rPr>
      </w:pPr>
      <w:r>
        <w:rPr>
          <w:rFonts w:eastAsia="Times New Roman"/>
        </w:rPr>
        <w:t xml:space="preserve">Note: The resultant browser URL will depend on how the Tuckey URLRewrite is configured (forward or redirect).  If you put Tuckey into the </w:t>
      </w:r>
      <w:r w:rsidRPr="003C5613">
        <w:rPr>
          <w:rStyle w:val="CodeSample"/>
        </w:rPr>
        <w:t>ROOT</w:t>
      </w:r>
      <w:r>
        <w:rPr>
          <w:rFonts w:eastAsia="Times New Roman"/>
        </w:rPr>
        <w:t xml:space="preserve"> web application context path, you can set your environment virtual webroot however you want (importantly, to a value identical to the master virtual webroot).</w:t>
      </w:r>
    </w:p>
    <w:p w:rsidR="00985899" w:rsidRDefault="00985899">
      <w:pPr>
        <w:pStyle w:val="BodyText"/>
        <w:rPr>
          <w:b/>
        </w:rPr>
      </w:pPr>
    </w:p>
    <w:p w:rsidR="00985899" w:rsidRDefault="00985899">
      <w:pPr>
        <w:pStyle w:val="BodyText"/>
      </w:pPr>
      <w:r w:rsidRPr="00C2406D">
        <w:t xml:space="preserve">Option 2: </w:t>
      </w:r>
      <w:r w:rsidRPr="003C5613">
        <w:rPr>
          <w:rStyle w:val="CodeSample"/>
          <w:b/>
        </w:rPr>
        <w:t>ROOT</w:t>
      </w:r>
    </w:p>
    <w:p w:rsidR="00985899" w:rsidRDefault="00985899">
      <w:pPr>
        <w:pStyle w:val="BodyText"/>
      </w:pPr>
      <w:r>
        <w:t>By having Content Server installed in here with Tuckey URLRewrite, you can get pretty URLs to be the same as above except without “</w:t>
      </w:r>
      <w:r w:rsidRPr="00C2406D">
        <w:rPr>
          <w:rStyle w:val="CodeSample"/>
        </w:rPr>
        <w:t>/cs/</w:t>
      </w:r>
      <w:r>
        <w:t xml:space="preserve">” since the Context Path is </w:t>
      </w:r>
      <w:proofErr w:type="gramStart"/>
      <w:r w:rsidRPr="00C2406D">
        <w:rPr>
          <w:rStyle w:val="CodeSample"/>
        </w:rPr>
        <w:t>ROOT</w:t>
      </w:r>
      <w:proofErr w:type="gramEnd"/>
      <w:r>
        <w:t>.  As a result the environment virtual webroot would not need to have the “</w:t>
      </w:r>
      <w:r w:rsidRPr="00C2406D">
        <w:rPr>
          <w:rStyle w:val="CodeSample"/>
        </w:rPr>
        <w:t>/cs</w:t>
      </w:r>
      <w:r>
        <w:t>” included in their path attribute.</w:t>
      </w:r>
    </w:p>
    <w:p w:rsidR="00985899" w:rsidRDefault="00985899">
      <w:pPr>
        <w:pStyle w:val="BodyText"/>
      </w:pPr>
      <w:r>
        <w:t xml:space="preserve">Example location of ROOT would be: </w:t>
      </w:r>
      <w:r w:rsidRPr="003C5613">
        <w:rPr>
          <w:rStyle w:val="CodeSample"/>
        </w:rPr>
        <w:t>/Users/rgill/Library/JSK_CS753_CLEAN/App_Server/apache-tomcat-6.0.18/webapps/ROOT</w:t>
      </w:r>
    </w:p>
    <w:p w:rsidR="00985899" w:rsidRDefault="00985899">
      <w:pPr>
        <w:pStyle w:val="BodyText"/>
      </w:pPr>
    </w:p>
    <w:p w:rsidR="00985899" w:rsidRDefault="00985899">
      <w:pPr>
        <w:pStyle w:val="BodyText"/>
      </w:pPr>
      <w:r>
        <w:t>You might have you virtual webroot asset similar to this:</w:t>
      </w:r>
    </w:p>
    <w:p w:rsidR="00985899" w:rsidRDefault="00985899">
      <w:pPr>
        <w:spacing w:after="40"/>
        <w:rPr>
          <w:rFonts w:eastAsia="Times New Roman"/>
        </w:rPr>
      </w:pPr>
      <w:r>
        <w:rPr>
          <w:rFonts w:eastAsia="Times New Roman"/>
        </w:rPr>
        <w:t xml:space="preserve">Environment Name: </w:t>
      </w:r>
      <w:r w:rsidRPr="002C35F1">
        <w:rPr>
          <w:rFonts w:eastAsia="Times New Roman"/>
        </w:rPr>
        <w:t>fatwire-dev</w:t>
      </w:r>
      <w:r>
        <w:rPr>
          <w:rFonts w:eastAsia="Times New Roman"/>
        </w:rPr>
        <w:br/>
        <w:t xml:space="preserve">Environment Web Root: </w:t>
      </w:r>
      <w:hyperlink r:id="rId30" w:history="1">
        <w:r w:rsidRPr="00BF278F">
          <w:rPr>
            <w:rStyle w:val="Hyperlink"/>
            <w:rFonts w:eastAsia="Times New Roman"/>
          </w:rPr>
          <w:t>http://localhost:8280</w:t>
        </w:r>
      </w:hyperlink>
      <w:r>
        <w:rPr>
          <w:rStyle w:val="Hyperlink"/>
          <w:rFonts w:eastAsia="Times New Roman"/>
        </w:rPr>
        <w:t>/products</w:t>
      </w:r>
      <w:r>
        <w:rPr>
          <w:rFonts w:eastAsia="Times New Roman"/>
        </w:rPr>
        <w:br/>
        <w:t xml:space="preserve">Master Virtual Web Root: </w:t>
      </w:r>
      <w:hyperlink r:id="rId31" w:history="1">
        <w:r w:rsidRPr="00807411">
          <w:rPr>
            <w:rStyle w:val="Hyperlink"/>
            <w:rFonts w:eastAsia="Times New Roman"/>
          </w:rPr>
          <w:t>http://your.domain.name</w:t>
        </w:r>
      </w:hyperlink>
      <w:r>
        <w:rPr>
          <w:rStyle w:val="Hyperlink"/>
          <w:rFonts w:eastAsia="Times New Roman"/>
        </w:rPr>
        <w:t>/products</w:t>
      </w:r>
    </w:p>
    <w:p w:rsidR="00985899" w:rsidRDefault="00985899">
      <w:pPr>
        <w:pStyle w:val="BodyText"/>
      </w:pPr>
    </w:p>
    <w:p w:rsidR="00985899" w:rsidRDefault="00985899">
      <w:pPr>
        <w:suppressAutoHyphens w:val="0"/>
        <w:rPr>
          <w:rFonts w:eastAsia="Times New Roman"/>
        </w:rPr>
      </w:pPr>
      <w:r>
        <w:rPr>
          <w:rFonts w:eastAsia="Times New Roman"/>
        </w:rPr>
        <w:t xml:space="preserve">WRA’s path: </w:t>
      </w:r>
      <w:hyperlink r:id="rId32" w:history="1">
        <w:r w:rsidRPr="00807411">
          <w:rPr>
            <w:rStyle w:val="Hyperlink"/>
            <w:rFonts w:eastAsia="Times New Roman"/>
          </w:rPr>
          <w:t>http://your.domain.name/products/make/model123.html</w:t>
        </w:r>
      </w:hyperlink>
      <w:r>
        <w:rPr>
          <w:rFonts w:eastAsia="Times New Roman"/>
        </w:rPr>
        <w:br/>
        <w:t xml:space="preserve">Example URL in browser: </w:t>
      </w:r>
      <w:hyperlink r:id="rId33" w:history="1">
        <w:r w:rsidRPr="00BF278F">
          <w:rPr>
            <w:rStyle w:val="Hyperlink"/>
            <w:rFonts w:eastAsia="Times New Roman"/>
          </w:rPr>
          <w:t>http://localhost:8280/products/make/model123.html</w:t>
        </w:r>
      </w:hyperlink>
      <w:r w:rsidRPr="003C5613">
        <w:t xml:space="preserve"> (with Tuckey in forward mode)</w:t>
      </w:r>
    </w:p>
    <w:p w:rsidR="00985899" w:rsidRDefault="00985899">
      <w:pPr>
        <w:suppressAutoHyphens w:val="0"/>
      </w:pPr>
      <w:r>
        <w:t>This deployment is more complicated, and is not necessary when Apache is installed.</w:t>
      </w:r>
    </w:p>
    <w:p w:rsidR="00985899" w:rsidRDefault="00985899">
      <w:pPr>
        <w:suppressAutoHyphens w:val="0"/>
        <w:rPr>
          <w:b/>
        </w:rPr>
      </w:pPr>
    </w:p>
    <w:p w:rsidR="00046072" w:rsidRDefault="00046072">
      <w:pPr>
        <w:suppressAutoHyphens w:val="0"/>
        <w:rPr>
          <w:b/>
          <w:sz w:val="28"/>
          <w:szCs w:val="28"/>
        </w:rPr>
      </w:pPr>
      <w:r>
        <w:rPr>
          <w:b/>
          <w:sz w:val="28"/>
          <w:szCs w:val="28"/>
        </w:rPr>
        <w:br w:type="page"/>
      </w:r>
    </w:p>
    <w:p w:rsidR="00D86B8C" w:rsidRDefault="00985899">
      <w:pPr>
        <w:suppressAutoHyphens w:val="0"/>
        <w:ind w:left="2160" w:right="3910"/>
        <w:rPr>
          <w:b/>
          <w:sz w:val="28"/>
          <w:szCs w:val="28"/>
        </w:rPr>
      </w:pPr>
      <w:r w:rsidRPr="003C5613">
        <w:rPr>
          <w:b/>
          <w:sz w:val="28"/>
          <w:szCs w:val="28"/>
        </w:rPr>
        <w:lastRenderedPageBreak/>
        <w:t>Note: Installing Apache and configuring mod_rewrite has the benefit of deploying Tuckey in the ROOT context, and the performance and user experience of configuring Tuckey in Forward mode, and is therefore the preferred configuration option.</w:t>
      </w:r>
    </w:p>
    <w:p w:rsidR="00C87140" w:rsidRDefault="00C87140">
      <w:pPr>
        <w:suppressAutoHyphens w:val="0"/>
        <w:ind w:left="2160" w:right="3910"/>
        <w:rPr>
          <w:b/>
          <w:sz w:val="28"/>
          <w:szCs w:val="28"/>
        </w:rPr>
      </w:pPr>
    </w:p>
    <w:p w:rsidR="00C87140" w:rsidRDefault="00C87140">
      <w:pPr>
        <w:suppressAutoHyphens w:val="0"/>
        <w:ind w:left="2160" w:right="3910"/>
        <w:rPr>
          <w:b/>
          <w:sz w:val="28"/>
          <w:szCs w:val="28"/>
        </w:rPr>
      </w:pPr>
      <w:r>
        <w:rPr>
          <w:b/>
          <w:sz w:val="28"/>
          <w:szCs w:val="28"/>
        </w:rPr>
        <w:t>Tuckey may be used with Remote Satellite Server, however, by deploying both in the ROOT context of the Remote Satellite Server system.</w:t>
      </w:r>
    </w:p>
    <w:p w:rsidR="00985899" w:rsidRPr="003C5613" w:rsidRDefault="00985899">
      <w:pPr>
        <w:suppressAutoHyphens w:val="0"/>
        <w:ind w:left="2160" w:right="3910"/>
        <w:rPr>
          <w:b/>
          <w:sz w:val="28"/>
          <w:szCs w:val="28"/>
        </w:rPr>
      </w:pPr>
    </w:p>
    <w:p w:rsidR="00985899" w:rsidRDefault="00985899">
      <w:pPr>
        <w:pStyle w:val="BodyText"/>
      </w:pPr>
    </w:p>
    <w:p w:rsidR="00985899" w:rsidRPr="00DF2A1F" w:rsidRDefault="00985899" w:rsidP="00C2406D">
      <w:pPr>
        <w:pStyle w:val="Heading3"/>
      </w:pPr>
      <w:bookmarkStart w:id="203" w:name="_Toc153280354"/>
      <w:r>
        <w:t xml:space="preserve">Tuckey </w:t>
      </w:r>
      <w:r w:rsidRPr="00DF2A1F">
        <w:t>Install</w:t>
      </w:r>
      <w:r>
        <w:t>ation Details</w:t>
      </w:r>
      <w:bookmarkEnd w:id="203"/>
    </w:p>
    <w:p w:rsidR="00985899" w:rsidRDefault="00985899">
      <w:pPr>
        <w:pStyle w:val="BodyText"/>
      </w:pPr>
    </w:p>
    <w:p w:rsidR="00985899" w:rsidRDefault="00985899">
      <w:pPr>
        <w:pStyle w:val="BodyText"/>
      </w:pPr>
      <w:r>
        <w:t xml:space="preserve">Regardless if you choose to install your Content Server in the </w:t>
      </w:r>
      <w:r w:rsidRPr="003C5613">
        <w:rPr>
          <w:rStyle w:val="CodeSample"/>
        </w:rPr>
        <w:t>“cs”</w:t>
      </w:r>
      <w:r>
        <w:t xml:space="preserve"> or </w:t>
      </w:r>
      <w:r w:rsidRPr="003C5613">
        <w:rPr>
          <w:rStyle w:val="CodeSample"/>
        </w:rPr>
        <w:t>“ROOT”</w:t>
      </w:r>
      <w:r>
        <w:t xml:space="preserve"> the exact same process must take place relative to each.  When configuring and installing Tuckey you must edit the </w:t>
      </w:r>
      <w:r w:rsidRPr="003C5613">
        <w:rPr>
          <w:rStyle w:val="CodeSample"/>
        </w:rPr>
        <w:t>web.xml</w:t>
      </w:r>
      <w:r>
        <w:t xml:space="preserve"> of your Context Path’s located in its </w:t>
      </w:r>
      <w:r w:rsidRPr="003C5613">
        <w:rPr>
          <w:rStyle w:val="CodeSample"/>
        </w:rPr>
        <w:t>WEB-INF</w:t>
      </w:r>
      <w:r>
        <w:t xml:space="preserve">.  You must </w:t>
      </w:r>
      <w:r w:rsidRPr="003C5613">
        <w:rPr>
          <w:highlight w:val="lightGray"/>
        </w:rPr>
        <w:t xml:space="preserve">place the </w:t>
      </w:r>
      <w:r w:rsidRPr="003C5613">
        <w:rPr>
          <w:rStyle w:val="CodeSample"/>
          <w:highlight w:val="lightGray"/>
        </w:rPr>
        <w:t>urlrewrite.xml</w:t>
      </w:r>
      <w:r w:rsidRPr="003C5613">
        <w:rPr>
          <w:highlight w:val="lightGray"/>
        </w:rPr>
        <w:t xml:space="preserve"> also in the same directory as the </w:t>
      </w:r>
      <w:r w:rsidRPr="003C5613">
        <w:rPr>
          <w:rStyle w:val="CodeSample"/>
          <w:highlight w:val="lightGray"/>
        </w:rPr>
        <w:t>web.xml</w:t>
      </w:r>
      <w:r>
        <w:t xml:space="preserve"> (unless you wish to do additional configuration).  You must </w:t>
      </w:r>
      <w:r w:rsidRPr="003C5613">
        <w:rPr>
          <w:highlight w:val="lightGray"/>
        </w:rPr>
        <w:t xml:space="preserve">put the Tuckey JAR in the </w:t>
      </w:r>
      <w:r w:rsidRPr="003C5613">
        <w:rPr>
          <w:rStyle w:val="CodeSample"/>
          <w:highlight w:val="lightGray"/>
        </w:rPr>
        <w:t>WEB-INF/lib</w:t>
      </w:r>
      <w:r w:rsidRPr="003C5613">
        <w:rPr>
          <w:highlight w:val="lightGray"/>
        </w:rPr>
        <w:t xml:space="preserve"> directory</w:t>
      </w:r>
      <w:r>
        <w:t>.</w:t>
      </w:r>
    </w:p>
    <w:p w:rsidR="00985899" w:rsidRDefault="00985899">
      <w:pPr>
        <w:pStyle w:val="BodyText"/>
      </w:pPr>
    </w:p>
    <w:p w:rsidR="00985899" w:rsidRDefault="00985899">
      <w:pPr>
        <w:pStyle w:val="BodyText"/>
      </w:pPr>
      <w:r>
        <w:t>For this example we will install and configure Tuckey in the ‘</w:t>
      </w:r>
      <w:r w:rsidRPr="003C5613">
        <w:rPr>
          <w:rStyle w:val="CodeSample"/>
        </w:rPr>
        <w:t>cs</w:t>
      </w:r>
      <w:r>
        <w:t xml:space="preserve">’ Context Path.  </w:t>
      </w:r>
    </w:p>
    <w:p w:rsidR="00985899" w:rsidRDefault="00985899">
      <w:pPr>
        <w:pStyle w:val="BodyText"/>
      </w:pPr>
      <w:r>
        <w:t>For example</w:t>
      </w:r>
      <w:r w:rsidRPr="003C5613">
        <w:rPr>
          <w:rStyle w:val="CodeSample"/>
        </w:rPr>
        <w:t>: /Users/rgill/Library/JSK_CS753_CLEAN/App_Server/apache-tomcat-6.0.18/webapps/cs/WEB-INF</w:t>
      </w:r>
    </w:p>
    <w:p w:rsidR="00985899" w:rsidRDefault="00985899">
      <w:pPr>
        <w:pStyle w:val="BodyText"/>
      </w:pPr>
    </w:p>
    <w:p w:rsidR="00985899" w:rsidRDefault="00985899">
      <w:pPr>
        <w:pStyle w:val="BodyText"/>
      </w:pPr>
      <w:r w:rsidRPr="003C5613">
        <w:rPr>
          <w:highlight w:val="lightGray"/>
        </w:rPr>
        <w:t>Download the Tuckey UrlRewrite Servlet Filter version 3.2.</w:t>
      </w:r>
    </w:p>
    <w:p w:rsidR="00985899" w:rsidRDefault="00985899">
      <w:pPr>
        <w:pStyle w:val="BodyText"/>
      </w:pPr>
      <w:r>
        <w:t xml:space="preserve">Please go to: </w:t>
      </w:r>
      <w:hyperlink r:id="rId34" w:history="1">
        <w:r>
          <w:rPr>
            <w:rStyle w:val="Hyperlink"/>
          </w:rPr>
          <w:t>http://www.tuckey.org/urlrewrite/</w:t>
        </w:r>
      </w:hyperlink>
    </w:p>
    <w:p w:rsidR="00985899" w:rsidRDefault="00985899">
      <w:pPr>
        <w:pStyle w:val="BodyText"/>
      </w:pPr>
      <w:r>
        <w:t xml:space="preserve">Manual for version 3.2 can be found at: </w:t>
      </w:r>
      <w:hyperlink r:id="rId35" w:history="1">
        <w:r>
          <w:rPr>
            <w:rStyle w:val="Hyperlink"/>
          </w:rPr>
          <w:t>http://urlrewritefilter.googlecode.com/svn/trunk/src/doc/manual/3.2/index.html</w:t>
        </w:r>
      </w:hyperlink>
    </w:p>
    <w:p w:rsidR="00985899" w:rsidRDefault="00985899">
      <w:pPr>
        <w:pStyle w:val="BodyText"/>
      </w:pPr>
      <w:r>
        <w:t xml:space="preserve">Follow these steps for configuration.  Download, unzip and put the jar in your Application Server's Context's </w:t>
      </w:r>
      <w:r w:rsidRPr="003C5613">
        <w:rPr>
          <w:rStyle w:val="CodeSample"/>
        </w:rPr>
        <w:t>WEB-INF lib</w:t>
      </w:r>
      <w:r>
        <w:t xml:space="preserve"> directory.</w:t>
      </w:r>
    </w:p>
    <w:p w:rsidR="00985899" w:rsidRPr="003C5613" w:rsidRDefault="00985899">
      <w:pPr>
        <w:pStyle w:val="BodyText"/>
        <w:rPr>
          <w:rStyle w:val="CodeSample"/>
        </w:rPr>
      </w:pPr>
      <w:proofErr w:type="gramStart"/>
      <w:r w:rsidRPr="003C5613">
        <w:rPr>
          <w:rStyle w:val="CodeSample"/>
        </w:rPr>
        <w:t>ex</w:t>
      </w:r>
      <w:proofErr w:type="gramEnd"/>
      <w:r w:rsidRPr="003C5613">
        <w:rPr>
          <w:rStyle w:val="CodeSample"/>
        </w:rPr>
        <w:t>: /Users/rgill/Library/JSK_CS753_CLEAN/App_Server/apache-tomcat-6.0.18/webapps/cs/WEB-INF/lib/urlrewrite-3.2.0.jar</w:t>
      </w:r>
    </w:p>
    <w:p w:rsidR="00985899" w:rsidRDefault="00985899">
      <w:pPr>
        <w:suppressAutoHyphens w:val="0"/>
      </w:pPr>
      <w:r>
        <w:lastRenderedPageBreak/>
        <w:br w:type="page"/>
      </w:r>
    </w:p>
    <w:p w:rsidR="00985899" w:rsidRDefault="00985899">
      <w:pPr>
        <w:pStyle w:val="BodyText"/>
      </w:pPr>
      <w:r>
        <w:lastRenderedPageBreak/>
        <w:t xml:space="preserve">Next </w:t>
      </w:r>
      <w:r w:rsidRPr="003C5613">
        <w:rPr>
          <w:highlight w:val="lightGray"/>
        </w:rPr>
        <w:t xml:space="preserve">edit your </w:t>
      </w:r>
      <w:r w:rsidRPr="003C5613">
        <w:rPr>
          <w:rStyle w:val="CodeSample"/>
          <w:highlight w:val="lightGray"/>
        </w:rPr>
        <w:t>web.xml</w:t>
      </w:r>
      <w:r>
        <w:t xml:space="preserve"> and add the filter settings outlined in the site.  Also ensure that the urlrewrite.xml for Tuckey is located in the same directory as your </w:t>
      </w:r>
      <w:r w:rsidRPr="003C5613">
        <w:rPr>
          <w:rStyle w:val="CodeSample"/>
        </w:rPr>
        <w:t>web.xml</w:t>
      </w:r>
      <w:r>
        <w:t xml:space="preserve"> (unless you wish to do additional configuration).  You can find your web.xml in your Application Server’s Context WEB-INF directory.</w:t>
      </w:r>
    </w:p>
    <w:p w:rsidR="00985899" w:rsidRPr="003C5613" w:rsidRDefault="00985899">
      <w:pPr>
        <w:pStyle w:val="BodyText"/>
        <w:rPr>
          <w:rStyle w:val="CodeSample"/>
        </w:rPr>
      </w:pPr>
      <w:proofErr w:type="gramStart"/>
      <w:r w:rsidRPr="003C5613">
        <w:rPr>
          <w:rStyle w:val="CodeSample"/>
        </w:rPr>
        <w:t>ex</w:t>
      </w:r>
      <w:proofErr w:type="gramEnd"/>
      <w:r w:rsidRPr="003C5613">
        <w:rPr>
          <w:rStyle w:val="CodeSample"/>
        </w:rPr>
        <w:t>: /Users/rgill/Library/JSK_CS753_CLEAN/App_Server/apache-tomcat-6.0.18/webapps/cs/WEB-INF</w:t>
      </w:r>
    </w:p>
    <w:p w:rsidR="00985899" w:rsidRDefault="00985899">
      <w:pPr>
        <w:pStyle w:val="BodyText"/>
      </w:pPr>
      <w:r>
        <w:t>Note:  It is suggested to have the Tuckey Filter as the first &lt;filter&gt; tag in your web.xml</w:t>
      </w:r>
    </w:p>
    <w:p w:rsidR="00985899" w:rsidRDefault="00985899">
      <w:pPr>
        <w:pStyle w:val="BodyText"/>
      </w:pPr>
    </w:p>
    <w:p w:rsidR="00985899" w:rsidRDefault="00985899">
      <w:pPr>
        <w:pStyle w:val="BodyText"/>
      </w:pPr>
      <w:r>
        <w:t>Example Tuckey Filter configuration:</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w:t>
      </w:r>
      <w:proofErr w:type="gramStart"/>
      <w:r w:rsidRPr="003C5613">
        <w:rPr>
          <w:rStyle w:val="CodeSample"/>
        </w:rPr>
        <w:t>filter</w:t>
      </w:r>
      <w:proofErr w:type="gramEnd"/>
      <w:r w:rsidRPr="003C5613">
        <w:rPr>
          <w:rStyle w:val="CodeSample"/>
        </w:rPr>
        <w:t>&gt;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&lt;filter-name&gt;UrlRewriteFilter&lt;/filter-name&gt;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&lt;filter-class&gt;org.tuckey.web.filters.urlrewrite.UrlRewriteFilter&lt;/filter-class&gt;</w:t>
      </w:r>
    </w:p>
    <w:p w:rsidR="00985899" w:rsidRPr="003C5613" w:rsidRDefault="00985899">
      <w:pPr>
        <w:suppressAutoHyphens w:val="0"/>
        <w:autoSpaceDE w:val="0"/>
        <w:autoSpaceDN w:val="0"/>
        <w:adjustRightInd w:val="0"/>
        <w:spacing w:after="0" w:line="240" w:lineRule="auto"/>
        <w:ind w:left="1440"/>
        <w:rPr>
          <w:rStyle w:val="CodeSample"/>
        </w:rPr>
      </w:pPr>
      <w:proofErr w:type="gramStart"/>
      <w:r w:rsidRPr="003C5613">
        <w:rPr>
          <w:rStyle w:val="CodeSample"/>
        </w:rPr>
        <w:t>&lt;!--</w:t>
      </w:r>
      <w:proofErr w:type="gramEnd"/>
      <w:r w:rsidRPr="003C5613">
        <w:rPr>
          <w:rStyle w:val="CodeSample"/>
        </w:rPr>
        <w:t xml:space="preserve"> If you wish to enable logging set the level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gramStart"/>
      <w:r w:rsidRPr="003C5613">
        <w:rPr>
          <w:rStyle w:val="CodeSample"/>
        </w:rPr>
        <w:t>init-param</w:t>
      </w:r>
      <w:proofErr w:type="gramEnd"/>
      <w:r w:rsidRPr="003C5613">
        <w:rPr>
          <w:rStyle w:val="CodeSample"/>
        </w:rPr>
        <w:t>&gt;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&lt;param-name&gt;logLevel&lt;/param-name&gt;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&lt;param-value&gt;</w:t>
      </w:r>
      <w:r w:rsidR="00C87140">
        <w:rPr>
          <w:rStyle w:val="CodeSample"/>
        </w:rPr>
        <w:t>INFO</w:t>
      </w:r>
      <w:r w:rsidRPr="003C5613">
        <w:rPr>
          <w:rStyle w:val="CodeSample"/>
        </w:rPr>
        <w:t>&lt;/param-value&gt;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proofErr w:type="gramStart"/>
      <w:r w:rsidRPr="00C87140">
        <w:rPr>
          <w:rFonts w:ascii="Courier New" w:hAnsi="Courier New" w:cs="Courier New"/>
          <w:kern w:val="20"/>
          <w:sz w:val="20"/>
          <w:szCs w:val="20"/>
        </w:rPr>
        <w:t>&lt;!--</w:t>
      </w:r>
      <w:proofErr w:type="gramEnd"/>
      <w:r w:rsidRPr="00C87140">
        <w:rPr>
          <w:rFonts w:ascii="Courier New" w:hAnsi="Courier New" w:cs="Courier New"/>
          <w:kern w:val="20"/>
          <w:sz w:val="20"/>
          <w:szCs w:val="20"/>
        </w:rPr>
        <w:t xml:space="preserve"> set the amount of seconds the conf file will be checked for reload</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r w:rsidRPr="00C87140">
        <w:rPr>
          <w:rFonts w:ascii="Courier New" w:hAnsi="Courier New" w:cs="Courier New"/>
          <w:kern w:val="20"/>
          <w:sz w:val="20"/>
          <w:szCs w:val="20"/>
        </w:rPr>
        <w:t xml:space="preserve">    </w:t>
      </w:r>
      <w:proofErr w:type="gramStart"/>
      <w:r w:rsidRPr="00C87140">
        <w:rPr>
          <w:rFonts w:ascii="Courier New" w:hAnsi="Courier New" w:cs="Courier New"/>
          <w:kern w:val="20"/>
          <w:sz w:val="20"/>
          <w:szCs w:val="20"/>
        </w:rPr>
        <w:t>can</w:t>
      </w:r>
      <w:proofErr w:type="gramEnd"/>
      <w:r w:rsidRPr="00C87140">
        <w:rPr>
          <w:rFonts w:ascii="Courier New" w:hAnsi="Courier New" w:cs="Courier New"/>
          <w:kern w:val="20"/>
          <w:sz w:val="20"/>
          <w:szCs w:val="20"/>
        </w:rPr>
        <w:t xml:space="preserve"> be a valid integer (0 denotes check every time,</w:t>
      </w:r>
    </w:p>
    <w:p w:rsidR="00985899" w:rsidRPr="003C5613" w:rsidRDefault="00C87140" w:rsidP="00C87140">
      <w:pPr>
        <w:suppressAutoHyphens w:val="0"/>
        <w:autoSpaceDE w:val="0"/>
        <w:autoSpaceDN w:val="0"/>
        <w:adjustRightInd w:val="0"/>
        <w:spacing w:after="0" w:line="240" w:lineRule="auto"/>
        <w:ind w:left="1440"/>
        <w:rPr>
          <w:rStyle w:val="CodeSample"/>
        </w:rPr>
      </w:pPr>
      <w:r w:rsidRPr="00C87140">
        <w:rPr>
          <w:rFonts w:ascii="Courier New" w:hAnsi="Courier New" w:cs="Courier New"/>
          <w:kern w:val="20"/>
          <w:sz w:val="20"/>
          <w:szCs w:val="20"/>
        </w:rPr>
        <w:t xml:space="preserve">          empty/not set denotes no reload check)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gramStart"/>
      <w:r w:rsidRPr="003C5613">
        <w:rPr>
          <w:rStyle w:val="CodeSample"/>
        </w:rPr>
        <w:t>init-param</w:t>
      </w:r>
      <w:proofErr w:type="gramEnd"/>
      <w:r w:rsidRPr="003C5613">
        <w:rPr>
          <w:rStyle w:val="CodeSample"/>
        </w:rPr>
        <w:t>&gt;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&lt;param-name&gt;confReloadCheckInterval&lt;/param-name&gt;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&lt;param-value&gt;0&lt;/param-value&gt;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w:t>
      </w:r>
      <w:proofErr w:type="gramStart"/>
      <w:r w:rsidRPr="003C5613">
        <w:rPr>
          <w:rStyle w:val="CodeSample"/>
        </w:rPr>
        <w:t>filter-mapping</w:t>
      </w:r>
      <w:proofErr w:type="gramEnd"/>
      <w:r w:rsidRPr="003C5613">
        <w:rPr>
          <w:rStyle w:val="CodeSample"/>
        </w:rPr>
        <w:t>&gt;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&lt;filter-name&gt;UrlRewriteFilter&lt;/filter-name&gt;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&lt;url-pattern&gt;/*&lt;/url-pattern&gt;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gramStart"/>
      <w:r w:rsidRPr="003C5613">
        <w:rPr>
          <w:rStyle w:val="CodeSample"/>
        </w:rPr>
        <w:t>dispatcher&gt;</w:t>
      </w:r>
      <w:proofErr w:type="gramEnd"/>
      <w:r w:rsidRPr="003C5613">
        <w:rPr>
          <w:rStyle w:val="CodeSample"/>
        </w:rPr>
        <w:t>REQUEST&lt;/dispatcher&gt;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gramStart"/>
      <w:r w:rsidRPr="003C5613">
        <w:rPr>
          <w:rStyle w:val="CodeSample"/>
        </w:rPr>
        <w:t>dispatcher&gt;</w:t>
      </w:r>
      <w:proofErr w:type="gramEnd"/>
      <w:r w:rsidRPr="003C5613">
        <w:rPr>
          <w:rStyle w:val="CodeSample"/>
        </w:rPr>
        <w:t>FORWARD&lt;/dispatcher&gt;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&lt;/filter-mapping&gt;</w:t>
      </w:r>
    </w:p>
    <w:p w:rsidR="00985899" w:rsidRDefault="00985899">
      <w:pPr>
        <w:suppressAutoHyphens w:val="0"/>
        <w:rPr>
          <w:rFonts w:ascii="Courier New" w:eastAsiaTheme="minorHAnsi" w:hAnsi="Courier New" w:cs="Courier New"/>
          <w:kern w:val="0"/>
          <w:sz w:val="20"/>
          <w:szCs w:val="20"/>
          <w:lang w:eastAsia="en-US"/>
        </w:rPr>
      </w:pPr>
    </w:p>
    <w:p w:rsidR="00985899" w:rsidRDefault="00985899">
      <w:pPr>
        <w:suppressAutoHyphens w:val="0"/>
        <w:rPr>
          <w:rFonts w:ascii="Courier New" w:eastAsiaTheme="minorHAnsi" w:hAnsi="Courier New" w:cs="Courier New"/>
          <w:kern w:val="0"/>
          <w:sz w:val="20"/>
          <w:szCs w:val="20"/>
          <w:lang w:eastAsia="en-US"/>
        </w:rPr>
      </w:pPr>
    </w:p>
    <w:p w:rsidR="00985899" w:rsidRPr="003C5613" w:rsidRDefault="00985899">
      <w:pPr>
        <w:suppressAutoHyphens w:val="0"/>
        <w:rPr>
          <w:rFonts w:ascii="Courier New" w:eastAsiaTheme="minorHAnsi" w:hAnsi="Courier New" w:cs="Courier New"/>
          <w:kern w:val="0"/>
          <w:sz w:val="20"/>
          <w:szCs w:val="20"/>
          <w:lang w:eastAsia="en-US"/>
        </w:rPr>
      </w:pPr>
      <w:r>
        <w:rPr>
          <w:rFonts w:eastAsiaTheme="minorHAnsi" w:cs="Courier New"/>
          <w:kern w:val="0"/>
          <w:lang w:eastAsia="en-US"/>
        </w:rPr>
        <w:t xml:space="preserve">The final step is to add the URLRewrite rules.  Each rule corresponds directly to the value defined in the </w:t>
      </w:r>
      <w:r w:rsidR="00D86B8C">
        <w:rPr>
          <w:rFonts w:eastAsiaTheme="minorHAnsi" w:cs="Courier New"/>
          <w:kern w:val="0"/>
          <w:lang w:eastAsia="en-US"/>
        </w:rPr>
        <w:t xml:space="preserve">environment </w:t>
      </w:r>
      <w:r>
        <w:rPr>
          <w:rFonts w:eastAsiaTheme="minorHAnsi" w:cs="Courier New"/>
          <w:kern w:val="0"/>
          <w:lang w:eastAsia="en-US"/>
        </w:rPr>
        <w:t xml:space="preserve">virtual webroot </w:t>
      </w:r>
      <w:r w:rsidR="00D86B8C">
        <w:rPr>
          <w:rFonts w:eastAsiaTheme="minorHAnsi" w:cs="Courier New"/>
          <w:kern w:val="0"/>
          <w:lang w:eastAsia="en-US"/>
        </w:rPr>
        <w:t>part of your Virtual Webroot assets.</w:t>
      </w:r>
      <w:r>
        <w:rPr>
          <w:rFonts w:eastAsiaTheme="minorHAnsi" w:cs="Courier New"/>
          <w:kern w:val="0"/>
          <w:lang w:eastAsia="en-US"/>
        </w:rPr>
        <w:t xml:space="preserve"> Therefore this section is defined in </w:t>
      </w:r>
      <w:r w:rsidR="00D86B8C">
        <w:rPr>
          <w:rFonts w:eastAsiaTheme="minorHAnsi" w:cs="Courier New"/>
          <w:kern w:val="0"/>
          <w:lang w:eastAsia="en-US"/>
        </w:rPr>
        <w:t>Part II</w:t>
      </w:r>
      <w:r>
        <w:rPr>
          <w:rFonts w:eastAsiaTheme="minorHAnsi" w:cs="Courier New"/>
          <w:kern w:val="0"/>
          <w:lang w:eastAsia="en-US"/>
        </w:rPr>
        <w:t>.</w:t>
      </w:r>
    </w:p>
    <w:p w:rsidR="00985899" w:rsidRDefault="00985899">
      <w:pPr>
        <w:suppressAutoHyphens w:val="0"/>
      </w:pPr>
    </w:p>
    <w:p w:rsidR="00E23588" w:rsidRDefault="00E23588">
      <w:pPr>
        <w:suppressAutoHyphens w:val="0"/>
        <w:rPr>
          <w:rFonts w:eastAsiaTheme="minorHAnsi" w:cs="Courier New"/>
          <w:kern w:val="0"/>
          <w:lang w:eastAsia="en-US"/>
        </w:rPr>
      </w:pPr>
      <w:bookmarkStart w:id="204" w:name="__RefHeading__1267_1461085060"/>
      <w:bookmarkStart w:id="205" w:name="_Toc271212402"/>
      <w:bookmarkEnd w:id="204"/>
    </w:p>
    <w:p w:rsidR="00AA3D6B" w:rsidRDefault="00AA3D6B" w:rsidP="00C2406D">
      <w:pPr>
        <w:pStyle w:val="NoSpacing"/>
        <w:spacing w:after="120"/>
      </w:pPr>
    </w:p>
    <w:p w:rsidR="00AA3D6B" w:rsidRDefault="00AA3D6B">
      <w:pPr>
        <w:suppressAutoHyphens w:val="0"/>
      </w:pPr>
      <w:r>
        <w:lastRenderedPageBreak/>
        <w:br w:type="page"/>
      </w:r>
    </w:p>
    <w:p w:rsidR="00C638CC" w:rsidRDefault="00C638CC" w:rsidP="00C2406D">
      <w:pPr>
        <w:pStyle w:val="Heading1"/>
      </w:pPr>
      <w:bookmarkStart w:id="206" w:name="_Toc153280355"/>
      <w:r>
        <w:lastRenderedPageBreak/>
        <w:t>PART II: USING THE GST SITE FOUNDATION</w:t>
      </w:r>
      <w:bookmarkEnd w:id="206"/>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E2778" w:rsidRDefault="00C638CC" w:rsidP="00C2406D">
      <w:pPr>
        <w:pStyle w:val="Heading2"/>
      </w:pPr>
      <w:bookmarkStart w:id="207" w:name="_Toc153280356"/>
      <w:r w:rsidRPr="00C2406D">
        <w:lastRenderedPageBreak/>
        <w:t>Define</w:t>
      </w:r>
      <w:r>
        <w:t xml:space="preserve"> Your</w:t>
      </w:r>
      <w:r w:rsidR="00EE2778">
        <w:t xml:space="preserve"> Web-Referenceable </w:t>
      </w:r>
      <w:r w:rsidR="00EE2778" w:rsidRPr="00C2406D">
        <w:t>Asset</w:t>
      </w:r>
      <w:bookmarkEnd w:id="205"/>
      <w:bookmarkEnd w:id="207"/>
    </w:p>
    <w:p w:rsidR="00494328" w:rsidRDefault="00494328">
      <w:pPr>
        <w:pStyle w:val="NoSpacing"/>
      </w:pPr>
    </w:p>
    <w:p w:rsidR="00EE2778" w:rsidRDefault="00A755DE">
      <w:pPr>
        <w:pStyle w:val="NoSpacing"/>
      </w:pPr>
      <w:r>
        <w:t xml:space="preserve">Both </w:t>
      </w:r>
      <w:r w:rsidR="00EE2778">
        <w:t>Basic and Flex Asset can be WRA.   Description and Plural Form follow the convention you employ.  These values are not critical for functionality.</w:t>
      </w:r>
    </w:p>
    <w:p w:rsidR="000A2AC8" w:rsidRDefault="00EE2778">
      <w:pPr>
        <w:pStyle w:val="NoSpacing"/>
        <w:spacing w:after="0"/>
      </w:pPr>
      <w:r>
        <w:t>Note: You MUST provide a template value each time you c</w:t>
      </w:r>
      <w:r w:rsidR="000A2AC8">
        <w:t xml:space="preserve">reate a Web-Referenceable Asset.  </w:t>
      </w:r>
      <w:r w:rsidR="0002165E">
        <w:t>This In</w:t>
      </w:r>
      <w:r w:rsidR="000A2AC8">
        <w:t xml:space="preserve">stallation Guide uses </w:t>
      </w:r>
      <w:r w:rsidR="0048461A">
        <w:t xml:space="preserve">WRA </w:t>
      </w:r>
      <w:r w:rsidR="000A2AC8">
        <w:t>Flex Assets only.</w:t>
      </w:r>
    </w:p>
    <w:p w:rsidR="00EE2778" w:rsidRDefault="00494328">
      <w:pPr>
        <w:pStyle w:val="NoSpacing"/>
      </w:pPr>
      <w:r>
        <w:t xml:space="preserve">However, for reference, an </w:t>
      </w:r>
      <w:r w:rsidR="00EE2778">
        <w:t xml:space="preserve">example Basic Asset </w:t>
      </w:r>
      <w:r>
        <w:t>Asset Descriptor File is provided</w:t>
      </w:r>
      <w:r w:rsidR="00EE2778">
        <w:t>:</w:t>
      </w:r>
    </w:p>
    <w:p w:rsidR="00EE2778" w:rsidRPr="003B34C8" w:rsidRDefault="00EE2778">
      <w:pPr>
        <w:pStyle w:val="NoSpacing"/>
        <w:spacing w:after="0" w:line="240" w:lineRule="auto"/>
        <w:rPr>
          <w:sz w:val="16"/>
          <w:szCs w:val="16"/>
        </w:rPr>
      </w:pPr>
      <w:proofErr w:type="gramStart"/>
      <w:r w:rsidRPr="003B34C8">
        <w:rPr>
          <w:sz w:val="16"/>
          <w:szCs w:val="16"/>
        </w:rPr>
        <w:t>&lt;?xml</w:t>
      </w:r>
      <w:proofErr w:type="gramEnd"/>
      <w:r w:rsidRPr="003B34C8">
        <w:rPr>
          <w:sz w:val="16"/>
          <w:szCs w:val="16"/>
        </w:rPr>
        <w:t xml:space="preserve"> version="1.0" ?&gt;</w:t>
      </w:r>
    </w:p>
    <w:p w:rsidR="00EE2778" w:rsidRPr="003B34C8" w:rsidRDefault="00EE2778">
      <w:pPr>
        <w:pStyle w:val="NoSpacing"/>
        <w:spacing w:after="0" w:line="240" w:lineRule="auto"/>
        <w:rPr>
          <w:sz w:val="16"/>
          <w:szCs w:val="16"/>
        </w:rPr>
      </w:pPr>
      <w:r w:rsidRPr="003B34C8">
        <w:rPr>
          <w:sz w:val="16"/>
          <w:szCs w:val="16"/>
        </w:rPr>
        <w:t>&lt;ASSET NAME="</w:t>
      </w:r>
      <w:r w:rsidR="00791B2C">
        <w:rPr>
          <w:sz w:val="16"/>
          <w:szCs w:val="16"/>
        </w:rPr>
        <w:t>WebRefTest</w:t>
      </w:r>
      <w:r w:rsidRPr="003B34C8">
        <w:rPr>
          <w:sz w:val="16"/>
          <w:szCs w:val="16"/>
        </w:rPr>
        <w:t xml:space="preserve">" DESCRIPTION="Web-Referenceable </w:t>
      </w:r>
      <w:r w:rsidR="00337866">
        <w:rPr>
          <w:sz w:val="16"/>
          <w:szCs w:val="16"/>
        </w:rPr>
        <w:t>Basic</w:t>
      </w:r>
      <w:r w:rsidRPr="003B34C8">
        <w:rPr>
          <w:sz w:val="16"/>
          <w:szCs w:val="16"/>
        </w:rPr>
        <w:t xml:space="preserve"> Asset"&gt;</w:t>
      </w:r>
    </w:p>
    <w:p w:rsidR="00EE2778" w:rsidRPr="003B34C8" w:rsidRDefault="00EE2778">
      <w:pPr>
        <w:pStyle w:val="NoSpacing"/>
        <w:spacing w:after="0" w:line="240" w:lineRule="auto"/>
        <w:rPr>
          <w:sz w:val="16"/>
          <w:szCs w:val="16"/>
        </w:rPr>
      </w:pPr>
      <w:r w:rsidRPr="003B34C8">
        <w:rPr>
          <w:sz w:val="16"/>
          <w:szCs w:val="16"/>
        </w:rPr>
        <w:t>&lt;PROPERTIES&gt;</w:t>
      </w:r>
    </w:p>
    <w:p w:rsidR="00EE2778" w:rsidRPr="003B34C8" w:rsidRDefault="00EE2778">
      <w:pPr>
        <w:pStyle w:val="NoSpacing"/>
        <w:spacing w:after="0" w:line="240" w:lineRule="auto"/>
        <w:rPr>
          <w:sz w:val="16"/>
          <w:szCs w:val="16"/>
        </w:rPr>
      </w:pPr>
      <w:r w:rsidRPr="003B34C8">
        <w:rPr>
          <w:sz w:val="16"/>
          <w:szCs w:val="16"/>
        </w:rPr>
        <w:tab/>
        <w:t>&lt;PROPERTY NAME="</w:t>
      </w:r>
      <w:r w:rsidR="00A20096">
        <w:rPr>
          <w:sz w:val="16"/>
          <w:szCs w:val="16"/>
        </w:rPr>
        <w:t>gsttag</w:t>
      </w:r>
      <w:r w:rsidRPr="003B34C8">
        <w:rPr>
          <w:sz w:val="16"/>
          <w:szCs w:val="16"/>
        </w:rPr>
        <w:t>" DESCRIPTION="gsttag"&gt;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DESCRIPTION="gsttag"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DESCRIPTION="gsttag"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NAME="metatitle" DESCRIPTION="metatitle"&gt;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NAME="metadescription" DESCRIPTION="metadescription"&gt;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DESCRIPTION="metadescription"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DESCRIPTION="metadescription"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NAME="metakeyword" DESCRIPTION="metakeyword"&gt;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DESCRIPTION="metakeyword"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DESCRIPTION="metakeyword"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NAME="h1title" DESCRIPTION="h1title"&gt;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DESCRIPTION="h1title"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DESCRIPTION="h1title"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NAME="linktext" DESCRIPTION="linktext"&gt;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DESCRIPTION="linktext"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DESCRIPTION="linktext"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&lt;/PROPERTIES&gt;</w:t>
      </w:r>
    </w:p>
    <w:p w:rsidR="003B34C8" w:rsidRDefault="00EE2778">
      <w:pPr>
        <w:pStyle w:val="NoSpacing"/>
        <w:spacing w:after="0" w:line="240" w:lineRule="auto"/>
        <w:rPr>
          <w:sz w:val="16"/>
          <w:szCs w:val="16"/>
        </w:rPr>
      </w:pPr>
      <w:r w:rsidRPr="003B34C8">
        <w:rPr>
          <w:sz w:val="16"/>
          <w:szCs w:val="16"/>
        </w:rPr>
        <w:t>&lt;/ASSET&gt;</w:t>
      </w:r>
    </w:p>
    <w:p w:rsidR="00046072" w:rsidRDefault="00046072">
      <w:pPr>
        <w:pStyle w:val="NoSpacing"/>
      </w:pPr>
    </w:p>
    <w:p w:rsidR="00046072" w:rsidRDefault="00046072">
      <w:pPr>
        <w:pStyle w:val="NoSpacing"/>
      </w:pPr>
    </w:p>
    <w:p w:rsidR="00EE2778" w:rsidRDefault="00EE2778">
      <w:pPr>
        <w:pStyle w:val="NoSpacing"/>
      </w:pPr>
      <w:r>
        <w:t>Example for a Flex Family you can create a new Flex Family Asset.</w:t>
      </w:r>
    </w:p>
    <w:p w:rsidR="00EE2778" w:rsidRDefault="00EE2778">
      <w:pPr>
        <w:pStyle w:val="NoSpacing"/>
        <w:spacing w:after="120"/>
      </w:pPr>
      <w:r>
        <w:t xml:space="preserve">Flex Attribute name: </w:t>
      </w:r>
      <w:r w:rsidR="00791B2C">
        <w:t>WebRefTest</w:t>
      </w:r>
      <w:r>
        <w:t>A</w:t>
      </w:r>
      <w:r w:rsidR="003E208D">
        <w:br/>
      </w:r>
      <w:r>
        <w:t xml:space="preserve">Flex Parent Definition name: </w:t>
      </w:r>
      <w:r w:rsidR="00791B2C">
        <w:t>WebRefTest</w:t>
      </w:r>
      <w:r>
        <w:t>PD</w:t>
      </w:r>
      <w:r w:rsidR="003E208D">
        <w:br/>
      </w:r>
      <w:r>
        <w:t xml:space="preserve">Flex Definition name: </w:t>
      </w:r>
      <w:r w:rsidR="00791B2C">
        <w:t>WebRefTest</w:t>
      </w:r>
      <w:r>
        <w:t>D</w:t>
      </w:r>
      <w:r w:rsidR="003E208D">
        <w:br/>
      </w:r>
      <w:r>
        <w:t xml:space="preserve">Flex Parent name: </w:t>
      </w:r>
      <w:r w:rsidR="00791B2C">
        <w:t>WebRefTest</w:t>
      </w:r>
      <w:r>
        <w:t>P</w:t>
      </w:r>
      <w:r w:rsidR="003E208D">
        <w:br/>
      </w:r>
      <w:r>
        <w:t xml:space="preserve">Flex Asset name: </w:t>
      </w:r>
      <w:r w:rsidR="00791B2C">
        <w:t>WebRefTest</w:t>
      </w:r>
      <w:r w:rsidR="003E208D">
        <w:br/>
      </w:r>
      <w:r>
        <w:t xml:space="preserve">Flex Filter name: </w:t>
      </w:r>
      <w:r w:rsidR="00791B2C">
        <w:t>WebRefTest</w:t>
      </w:r>
      <w:r>
        <w:t>F</w:t>
      </w:r>
    </w:p>
    <w:p w:rsidR="00EE2778" w:rsidRDefault="00EE2778">
      <w:pPr>
        <w:pStyle w:val="NoSpacing"/>
      </w:pPr>
      <w:r w:rsidRPr="00C2406D">
        <w:rPr>
          <w:highlight w:val="lightGray"/>
        </w:rPr>
        <w:t xml:space="preserve">Create the following new </w:t>
      </w:r>
      <w:proofErr w:type="gramStart"/>
      <w:r w:rsidRPr="00C2406D">
        <w:rPr>
          <w:highlight w:val="lightGray"/>
        </w:rPr>
        <w:t>attributes</w:t>
      </w:r>
      <w:r>
        <w:t>,</w:t>
      </w:r>
      <w:proofErr w:type="gramEnd"/>
      <w:r>
        <w:t xml:space="preserve"> these are required to make this asset a Web-Referenceable.</w:t>
      </w:r>
    </w:p>
    <w:p w:rsidR="00EE2778" w:rsidRDefault="00791B2C">
      <w:pPr>
        <w:pStyle w:val="NoSpacing"/>
      </w:pPr>
      <w:r>
        <w:t>WebRefTest</w:t>
      </w:r>
      <w:r w:rsidR="00EE2778">
        <w:t xml:space="preserve">A (new Attributes for the Flex Family </w:t>
      </w:r>
      <w:r>
        <w:t>WebRefTest</w:t>
      </w:r>
      <w:r w:rsidR="00EE2778">
        <w:t>)</w:t>
      </w:r>
    </w:p>
    <w:p w:rsidR="00EE2778" w:rsidRDefault="00EE2778">
      <w:pPr>
        <w:pStyle w:val="NoSpacing"/>
      </w:pPr>
      <w:r>
        <w:t>Note:  You specify if an attribute is required when you add it to a Definition not when you create the Attribute itself.</w:t>
      </w:r>
    </w:p>
    <w:tbl>
      <w:tblPr>
        <w:tblW w:w="0" w:type="auto"/>
        <w:tblInd w:w="93" w:type="dxa"/>
        <w:tblLayout w:type="fixed"/>
        <w:tblLook w:val="0000"/>
      </w:tblPr>
      <w:tblGrid>
        <w:gridCol w:w="1683"/>
        <w:gridCol w:w="1700"/>
        <w:gridCol w:w="1436"/>
      </w:tblGrid>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Name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Value Type</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Required?</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A710DC">
            <w:pPr>
              <w:spacing w:after="0" w:line="100" w:lineRule="atLeast"/>
              <w:rPr>
                <w:rFonts w:eastAsia="Times New Roman"/>
                <w:color w:val="000000"/>
              </w:rPr>
            </w:pPr>
            <w:r>
              <w:rPr>
                <w:rFonts w:eastAsia="Times New Roman"/>
                <w:color w:val="000000"/>
              </w:rPr>
              <w:t>G</w:t>
            </w:r>
            <w:r w:rsidR="00EE2778">
              <w:rPr>
                <w:rFonts w:eastAsia="Times New Roman"/>
                <w:color w:val="000000"/>
              </w:rPr>
              <w:t>sttag</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h1title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linktext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metadescription</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metakeyword</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bl>
    <w:p w:rsidR="00EE2778" w:rsidRDefault="00EE2778">
      <w:pPr>
        <w:pStyle w:val="NoSpacing"/>
      </w:pPr>
    </w:p>
    <w:p w:rsidR="00EE2778" w:rsidRDefault="00EE2778">
      <w:pPr>
        <w:pStyle w:val="NoSpacing"/>
      </w:pPr>
      <w:r w:rsidRPr="00C2406D">
        <w:rPr>
          <w:highlight w:val="lightGray"/>
        </w:rPr>
        <w:t xml:space="preserve">Create a child definition for </w:t>
      </w:r>
      <w:r w:rsidR="00791B2C" w:rsidRPr="00C2406D">
        <w:rPr>
          <w:highlight w:val="lightGray"/>
        </w:rPr>
        <w:t>WebRefTest</w:t>
      </w:r>
      <w:r w:rsidRPr="00C2406D">
        <w:rPr>
          <w:highlight w:val="lightGray"/>
        </w:rPr>
        <w:t>CD.  It must include the above fields.</w:t>
      </w:r>
      <w:r>
        <w:t xml:space="preserve"> </w:t>
      </w:r>
    </w:p>
    <w:p w:rsidR="00EE2778" w:rsidRDefault="00EE2778">
      <w:pPr>
        <w:pStyle w:val="NoSpacing"/>
      </w:pPr>
      <w:r>
        <w:t xml:space="preserve">Example: Name: </w:t>
      </w:r>
      <w:r w:rsidR="00791B2C">
        <w:t>WebRefTest</w:t>
      </w:r>
      <w:r>
        <w:t>AssetDef</w:t>
      </w:r>
      <w:r w:rsidR="003E208D">
        <w:br/>
      </w:r>
      <w:r>
        <w:t>Parent Definitions: &lt;empty&gt;</w:t>
      </w:r>
      <w:r w:rsidR="003E208D">
        <w:br/>
      </w:r>
      <w:r>
        <w:t xml:space="preserve">Attributes: </w:t>
      </w:r>
      <w:r w:rsidR="003E208D">
        <w:t>all of the above</w:t>
      </w:r>
      <w:r>
        <w:t>.</w:t>
      </w:r>
      <w:r w:rsidR="003E208D">
        <w:br/>
      </w:r>
      <w:r>
        <w:t>Filters: &lt;empty&gt;</w:t>
      </w:r>
    </w:p>
    <w:p w:rsidR="00EE2778" w:rsidRDefault="00EE2778">
      <w:pPr>
        <w:pStyle w:val="NoSpacing"/>
      </w:pPr>
      <w:proofErr w:type="gramStart"/>
      <w:r>
        <w:t>Click Save Changes button.</w:t>
      </w:r>
      <w:proofErr w:type="gramEnd"/>
      <w:r>
        <w:t xml:space="preserve">  This creates a Web-Referenceable Asset to be utilized by GST.</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208" w:name="__RefHeading__1269_1461085060"/>
      <w:bookmarkStart w:id="209" w:name="_Toc271212403"/>
      <w:bookmarkEnd w:id="208"/>
      <w:r>
        <w:br w:type="page"/>
      </w:r>
    </w:p>
    <w:p w:rsidR="00EE2778" w:rsidRDefault="00EE2778" w:rsidP="00C2406D">
      <w:pPr>
        <w:pStyle w:val="Heading2"/>
      </w:pPr>
      <w:bookmarkStart w:id="210" w:name="__RefHeading__2627_1461085060"/>
      <w:bookmarkStart w:id="211" w:name="__RefHeading__2629_1461085060"/>
      <w:bookmarkStart w:id="212" w:name="_Toc153280357"/>
      <w:bookmarkEnd w:id="209"/>
      <w:bookmarkEnd w:id="210"/>
      <w:bookmarkEnd w:id="211"/>
      <w:r>
        <w:lastRenderedPageBreak/>
        <w:t>Create GST Dispatcher (Wrapper Page)</w:t>
      </w:r>
      <w:bookmarkEnd w:id="212"/>
    </w:p>
    <w:p w:rsidR="00EE2778" w:rsidRDefault="00EE2778">
      <w:pPr>
        <w:pStyle w:val="BodyText"/>
      </w:pPr>
    </w:p>
    <w:p w:rsidR="00EE2778" w:rsidRDefault="00EE2778">
      <w:pPr>
        <w:pStyle w:val="BodyText"/>
      </w:pPr>
      <w:r>
        <w:t>The GST/Dispatcher CSElement is used as a Wrapper.</w:t>
      </w:r>
    </w:p>
    <w:p w:rsidR="00EE2778" w:rsidRDefault="00EE2778">
      <w:pPr>
        <w:pStyle w:val="BodyText"/>
      </w:pPr>
    </w:p>
    <w:p w:rsidR="00EE2778" w:rsidRDefault="00EE2778">
      <w:pPr>
        <w:pStyle w:val="BodyText"/>
      </w:pPr>
      <w:proofErr w:type="gramStart"/>
      <w:r w:rsidRPr="00C2406D">
        <w:rPr>
          <w:highlight w:val="lightGray"/>
        </w:rPr>
        <w:t>Step 1.</w:t>
      </w:r>
      <w:proofErr w:type="gramEnd"/>
      <w:r w:rsidRPr="00C2406D">
        <w:rPr>
          <w:highlight w:val="lightGray"/>
        </w:rPr>
        <w:t xml:space="preserve">  Create a new CSElement (xml).</w:t>
      </w:r>
      <w:r>
        <w:t xml:space="preserve">  Note: do not add extra white-spaces to the xml.</w:t>
      </w:r>
    </w:p>
    <w:p w:rsidR="00EE2778" w:rsidRPr="00C2406D" w:rsidRDefault="00EE2778">
      <w:pPr>
        <w:pStyle w:val="BodyText"/>
        <w:rPr>
          <w:rStyle w:val="CodeSample"/>
        </w:rPr>
      </w:pPr>
      <w:r>
        <w:t>*Name: GSTDispatcher</w:t>
      </w:r>
      <w:r w:rsidR="004F0B9F">
        <w:br/>
      </w:r>
      <w:r>
        <w:t>Description: GST Dispatcher (Wrapper Page)</w:t>
      </w:r>
      <w:r w:rsidR="004F0B9F">
        <w:br/>
      </w:r>
      <w:r>
        <w:t>*Rootelement: GSTDispatcher</w:t>
      </w:r>
      <w:r w:rsidR="004F0B9F">
        <w:br/>
      </w:r>
      <w:r>
        <w:t>*Element Storage Path/Filename: GSTDispatcher.xml</w:t>
      </w:r>
      <w:r w:rsidR="004F0B9F">
        <w:br/>
      </w:r>
      <w:r>
        <w:t>*Element Logic (replace any existing code with this</w:t>
      </w:r>
      <w:proofErr w:type="gramStart"/>
      <w:r>
        <w:t>):</w:t>
      </w:r>
      <w:proofErr w:type="gramEnd"/>
      <w:r>
        <w:t xml:space="preserve"> </w:t>
      </w:r>
      <w:r w:rsidR="004F0B9F">
        <w:br/>
      </w:r>
      <w:r w:rsidRPr="00C2406D">
        <w:rPr>
          <w:rStyle w:val="CodeSample"/>
        </w:rPr>
        <w:t>&lt;?xml version="1.0" ?&gt;</w:t>
      </w:r>
      <w:r w:rsidR="004F0B9F" w:rsidRPr="00C2406D">
        <w:rPr>
          <w:rStyle w:val="CodeSample"/>
        </w:rPr>
        <w:br/>
      </w:r>
      <w:r w:rsidRPr="00C2406D">
        <w:rPr>
          <w:rStyle w:val="CodeSample"/>
        </w:rPr>
        <w:t>&lt;!DOCTYPE FTCS SYSTEM "futuretense_cs.dtd"&gt;&lt;FTCS Version="1.1"&gt;&lt;CALLJAVA CLASS="com.fatwire.gst.foundation.controller.BaseController"/&gt;&lt;/FTCS&gt;</w:t>
      </w:r>
    </w:p>
    <w:p w:rsidR="00EE2778" w:rsidRDefault="00EE2778">
      <w:pPr>
        <w:pStyle w:val="BodyText"/>
      </w:pPr>
    </w:p>
    <w:p w:rsidR="00EE2778" w:rsidRDefault="00EE2778">
      <w:pPr>
        <w:pStyle w:val="BodyText"/>
      </w:pPr>
      <w:proofErr w:type="gramStart"/>
      <w:r w:rsidRPr="004F0B9F">
        <w:t>Step 2.</w:t>
      </w:r>
      <w:proofErr w:type="gramEnd"/>
      <w:r w:rsidRPr="004F0B9F">
        <w:t xml:space="preserve">  First add the above CSElement to your ActiveList.</w:t>
      </w:r>
    </w:p>
    <w:p w:rsidR="00EE2778" w:rsidRDefault="00EE2778">
      <w:pPr>
        <w:pStyle w:val="BodyText"/>
      </w:pPr>
      <w:r w:rsidRPr="00C2406D">
        <w:rPr>
          <w:highlight w:val="lightGray"/>
        </w:rPr>
        <w:t>Create a new Site Entry Asset (Enable Site Entry Asset Type if it has not already been enabled)</w:t>
      </w:r>
    </w:p>
    <w:p w:rsidR="00EE2778" w:rsidRDefault="00EE2778">
      <w:pPr>
        <w:pStyle w:val="BodyText"/>
      </w:pPr>
      <w:r>
        <w:t>*Name: GST/Dispatcher</w:t>
      </w:r>
      <w:r w:rsidR="004F0B9F">
        <w:br/>
      </w:r>
      <w:r>
        <w:t>Description: GST Dispatcher</w:t>
      </w:r>
      <w:r w:rsidR="004F0B9F">
        <w:br/>
      </w:r>
      <w:r>
        <w:t>Add the GSTDispatcher CSElement (Add Selected Items).</w:t>
      </w:r>
      <w:r w:rsidR="004F0B9F">
        <w:br/>
      </w:r>
      <w:r>
        <w:t>Adding the CSElement will give the following, *Rootelement: GSTDispatcher</w:t>
      </w:r>
      <w:r w:rsidR="004F0B9F">
        <w:br/>
      </w:r>
      <w:r>
        <w:t>*Pagename: GST/Dispatcher</w:t>
      </w:r>
      <w:r w:rsidR="004F0B9F">
        <w:br/>
      </w:r>
      <w:r>
        <w:t>Wrapper Page: Yes</w:t>
      </w:r>
      <w:r w:rsidR="004F0B9F">
        <w:br/>
      </w:r>
      <w:r>
        <w:t>Cache Rule: Uncached</w:t>
      </w:r>
    </w:p>
    <w:p w:rsidR="00EE2778" w:rsidRDefault="00EE2778">
      <w:pPr>
        <w:pStyle w:val="BodyText"/>
      </w:pPr>
    </w:p>
    <w:p w:rsidR="00EE2778" w:rsidRDefault="00EE2778">
      <w:pPr>
        <w:pStyle w:val="BodyText"/>
      </w:pPr>
      <w:r>
        <w:t>Now there is a site entry for GST/Dispatcher.</w:t>
      </w:r>
    </w:p>
    <w:p w:rsidR="00FA672F" w:rsidRDefault="00FA672F">
      <w:pPr>
        <w:pStyle w:val="BodyText"/>
      </w:pPr>
    </w:p>
    <w:p w:rsidR="00837468" w:rsidRDefault="00837468" w:rsidP="00C2406D">
      <w:pPr>
        <w:pStyle w:val="Heading2"/>
      </w:pPr>
      <w:bookmarkStart w:id="213" w:name="_Toc153280358"/>
      <w:r>
        <w:lastRenderedPageBreak/>
        <w:t>Working With Virtual Webroots and Vanity URLs</w:t>
      </w:r>
      <w:bookmarkEnd w:id="213"/>
    </w:p>
    <w:p w:rsidR="00837468" w:rsidRDefault="00837468" w:rsidP="00C2406D">
      <w:pPr>
        <w:pStyle w:val="Heading3"/>
      </w:pPr>
      <w:bookmarkStart w:id="214" w:name="_Toc153280359"/>
      <w:r>
        <w:t>Overview</w:t>
      </w:r>
      <w:bookmarkEnd w:id="214"/>
    </w:p>
    <w:p w:rsidR="00837468" w:rsidRDefault="00837468">
      <w:r>
        <w:t xml:space="preserve">Virtual Webroots are used to control how </w:t>
      </w:r>
      <w:proofErr w:type="gramStart"/>
      <w:r>
        <w:t>vanity URLs are</w:t>
      </w:r>
      <w:proofErr w:type="gramEnd"/>
      <w:r>
        <w:t xml:space="preserve"> interpreted by your system.  A virtual webroot is the part of a URL that represents a namespace on your site that will always be serviced by Content Server.</w:t>
      </w:r>
    </w:p>
    <w:p w:rsidR="00837468" w:rsidRDefault="00837468">
      <w:r>
        <w:t xml:space="preserve">Each environment (dev, staging, production, etc) has its own virtual webroot.  The virtual webroot for the production-delivery server usually also corresponds to what is referred to as the “master virtual webroot”.  </w:t>
      </w:r>
    </w:p>
    <w:p w:rsidR="00837468" w:rsidRDefault="00837468">
      <w:r>
        <w:t xml:space="preserve">When a URL is defined in a WRA, the namespace for that URL is entered directly into the “path” field of the WRA.  The asset-specific part immediately follows.  For example for a product “fPad”, one might use a </w:t>
      </w:r>
      <w:proofErr w:type="gramStart"/>
      <w:r>
        <w:t>url</w:t>
      </w:r>
      <w:proofErr w:type="gramEnd"/>
      <w:r>
        <w:t xml:space="preserve"> such as: </w:t>
      </w:r>
      <w:hyperlink r:id="rId36" w:history="1">
        <w:r w:rsidRPr="00807411">
          <w:rPr>
            <w:rStyle w:val="Hyperlink"/>
          </w:rPr>
          <w:t>http://your.domain.name/products/fPad</w:t>
        </w:r>
      </w:hyperlink>
      <w:r>
        <w:t xml:space="preserve">.  In this case, the master virtual webroot would be </w:t>
      </w:r>
      <w:hyperlink r:id="rId37" w:history="1">
        <w:r w:rsidRPr="00807411">
          <w:rPr>
            <w:rStyle w:val="Hyperlink"/>
          </w:rPr>
          <w:t>http://your.domain.name/products</w:t>
        </w:r>
      </w:hyperlink>
      <w:r>
        <w:t xml:space="preserve"> since all products can map under this location.</w:t>
      </w:r>
    </w:p>
    <w:p w:rsidR="00837468" w:rsidRPr="003C5613" w:rsidRDefault="00837468">
      <w:pPr>
        <w:rPr>
          <w:b/>
        </w:rPr>
      </w:pPr>
      <w:r w:rsidRPr="003C5613">
        <w:rPr>
          <w:b/>
        </w:rPr>
        <w:t>How URLs are created</w:t>
      </w:r>
      <w:r>
        <w:rPr>
          <w:b/>
        </w:rPr>
        <w:t xml:space="preserve"> (assembled)</w:t>
      </w:r>
    </w:p>
    <w:p w:rsidR="00837468" w:rsidRDefault="00837468">
      <w:r>
        <w:t xml:space="preserve">On the editorial environment, the environment-specific virtual webroot might look quite a bit different: </w:t>
      </w:r>
      <w:hyperlink r:id="rId38" w:history="1">
        <w:r w:rsidRPr="00807411">
          <w:rPr>
            <w:rStyle w:val="Hyperlink"/>
          </w:rPr>
          <w:t>http://staging.domain.name:7001/cs/products</w:t>
        </w:r>
      </w:hyperlink>
      <w:r>
        <w:t>.  Because the asset is defined with the master, and because each environment is defined through a system property, the vanity URL system is able to rewrite the URL recorded in the “path” field and replace the master virtual webroot with the environment-specific virtual webroot for the appropriate environment when the URL is created.</w:t>
      </w:r>
    </w:p>
    <w:p w:rsidR="00837468" w:rsidRDefault="00837468">
      <w:r>
        <w:t xml:space="preserve">This is how </w:t>
      </w:r>
      <w:proofErr w:type="gramStart"/>
      <w:r>
        <w:t>vanity URLs are</w:t>
      </w:r>
      <w:proofErr w:type="gramEnd"/>
      <w:r>
        <w:t xml:space="preserve"> created and how they can work across multiple environments.</w:t>
      </w:r>
    </w:p>
    <w:p w:rsidR="00837468" w:rsidRDefault="00837468">
      <w:r>
        <w:t xml:space="preserve">To summarize: </w:t>
      </w:r>
    </w:p>
    <w:p w:rsidR="00837468" w:rsidRDefault="00837468" w:rsidP="00C2406D">
      <w:pPr>
        <w:pStyle w:val="ListParagraph"/>
        <w:numPr>
          <w:ilvl w:val="0"/>
          <w:numId w:val="7"/>
        </w:numPr>
      </w:pPr>
      <w:r>
        <w:t>each server must have its environment name configured</w:t>
      </w:r>
    </w:p>
    <w:p w:rsidR="00837468" w:rsidRDefault="00837468" w:rsidP="00C2406D">
      <w:pPr>
        <w:pStyle w:val="ListParagraph"/>
        <w:numPr>
          <w:ilvl w:val="0"/>
          <w:numId w:val="7"/>
        </w:numPr>
      </w:pPr>
      <w:r>
        <w:t>assets’ URLs are defined such that the first part of the URL corresponds to a master virtual webroot</w:t>
      </w:r>
    </w:p>
    <w:p w:rsidR="00837468" w:rsidRDefault="00837468" w:rsidP="00C2406D">
      <w:pPr>
        <w:pStyle w:val="ListParagraph"/>
        <w:numPr>
          <w:ilvl w:val="0"/>
          <w:numId w:val="7"/>
        </w:numPr>
      </w:pPr>
      <w:proofErr w:type="gramStart"/>
      <w:r>
        <w:t>an</w:t>
      </w:r>
      <w:proofErr w:type="gramEnd"/>
      <w:r>
        <w:t xml:space="preserve"> environment-specific value for the virtual webroot must be defined for each environment so that the GSF can substitute the environment-specific part of the URL in place of the master.</w:t>
      </w:r>
    </w:p>
    <w:p w:rsidR="00837468" w:rsidRDefault="00837468">
      <w:r>
        <w:t>This means that there will be one virtual webroot asset for each virtual webroot for each environment.  If there are 5 virtual webroots and 3 environments, there must be 15 instances of virtual webroot assets.</w:t>
      </w:r>
    </w:p>
    <w:p w:rsidR="00FA6A52" w:rsidRDefault="00FA6A52">
      <w:pPr>
        <w:suppressAutoHyphens w:val="0"/>
        <w:rPr>
          <w:b/>
        </w:rPr>
      </w:pPr>
      <w:r>
        <w:rPr>
          <w:b/>
        </w:rPr>
        <w:br w:type="page"/>
      </w:r>
    </w:p>
    <w:p w:rsidR="00837468" w:rsidRPr="003C5613" w:rsidRDefault="00837468">
      <w:pPr>
        <w:rPr>
          <w:b/>
        </w:rPr>
      </w:pPr>
      <w:r w:rsidRPr="003C5613">
        <w:rPr>
          <w:b/>
        </w:rPr>
        <w:lastRenderedPageBreak/>
        <w:t>How URLs are resolved</w:t>
      </w:r>
      <w:r>
        <w:rPr>
          <w:b/>
        </w:rPr>
        <w:t xml:space="preserve"> (disassembled)</w:t>
      </w:r>
    </w:p>
    <w:p w:rsidR="00837468" w:rsidRDefault="00837468">
      <w:r>
        <w:t xml:space="preserve">On the URL disassembly side, things are a bit different.  As described in the installation section above, requests must match a particular namespace in order to be able to reach Content Server – that’s how the application server is handed the request.  However the namespace that the application server is expecting may not (will probably never) match what the marketing team would like to see in the URLs. </w:t>
      </w:r>
    </w:p>
    <w:p w:rsidR="00837468" w:rsidRDefault="00837468">
      <w:r>
        <w:t>The URLs must be re-written before they are screened for forwarding to the Content Server application.</w:t>
      </w:r>
    </w:p>
    <w:p w:rsidR="00837468" w:rsidRDefault="00837468">
      <w:r>
        <w:t>This is where the idea of virtual webroots becomes very handy.  On any given environment, the env_vwebroot (environment-specific virtual webroot) can be used to define a rewrite rule.  Each virtual webroot can be used to convert the beautiful (yet app-server-inaccessible) vanity URL into a URL that the application server can handle.</w:t>
      </w:r>
    </w:p>
    <w:p w:rsidR="00837468" w:rsidRDefault="00837468">
      <w:r>
        <w:t>In fact, we have enough information inside Content Server to automatically generate those rules for you! (</w:t>
      </w:r>
      <w:proofErr w:type="gramStart"/>
      <w:r>
        <w:t>unfortunately</w:t>
      </w:r>
      <w:proofErr w:type="gramEnd"/>
      <w:r>
        <w:t xml:space="preserve">, that tool hasn’t been written yet, but it’s </w:t>
      </w:r>
      <w:r w:rsidR="00FA6A52">
        <w:t>“</w:t>
      </w:r>
      <w:r>
        <w:t>on the short list</w:t>
      </w:r>
      <w:r w:rsidR="00FA6A52">
        <w:t>”</w:t>
      </w:r>
      <w:r>
        <w:t>!)</w:t>
      </w:r>
    </w:p>
    <w:p w:rsidR="00837468" w:rsidRDefault="00837468">
      <w:r>
        <w:t xml:space="preserve">For each env_vwebroot, a mod_rewrite rule is generated that splits the incoming URL into two parts – the virtual-webroot and the url-path.  These two parts are then re-positioned as query string parameters, and the base URL is hard-coded to be a normal (non-vanity) url to the Satellite Server servlet on Content Server, with the pagename set to the dispatcher that’s defined in the URL assembler (pagename=GST/Dispatcher is the default). </w:t>
      </w:r>
    </w:p>
    <w:p w:rsidR="00837468" w:rsidRDefault="00837468"/>
    <w:p w:rsidR="00837468" w:rsidRDefault="00837468" w:rsidP="00C2406D">
      <w:pPr>
        <w:pStyle w:val="Heading3"/>
      </w:pPr>
      <w:bookmarkStart w:id="215" w:name="_Toc153280360"/>
      <w:r>
        <w:t>Create a Virtual Webroot</w:t>
      </w:r>
      <w:bookmarkEnd w:id="215"/>
    </w:p>
    <w:p w:rsidR="00837468" w:rsidRDefault="00837468"/>
    <w:p w:rsidR="00837468" w:rsidRDefault="00837468">
      <w:r>
        <w:t xml:space="preserve">We need to now </w:t>
      </w:r>
      <w:r w:rsidRPr="003C5613">
        <w:rPr>
          <w:highlight w:val="lightGray"/>
        </w:rPr>
        <w:t>create a GSTVirtualWebroot</w:t>
      </w:r>
      <w:r>
        <w:t xml:space="preserve"> asset instance:</w:t>
      </w:r>
    </w:p>
    <w:p w:rsidR="00837468" w:rsidRDefault="00837468">
      <w:pPr>
        <w:pStyle w:val="NoSpacing"/>
      </w:pPr>
      <w:r w:rsidRPr="003C5613">
        <w:rPr>
          <w:highlight w:val="lightGray"/>
        </w:rPr>
        <w:t xml:space="preserve">Name: </w:t>
      </w:r>
      <w:r>
        <w:rPr>
          <w:highlight w:val="lightGray"/>
        </w:rPr>
        <w:t xml:space="preserve">Products </w:t>
      </w:r>
      <w:r w:rsidRPr="003C5613">
        <w:rPr>
          <w:highlight w:val="lightGray"/>
        </w:rPr>
        <w:t>Virtual</w:t>
      </w:r>
      <w:r>
        <w:rPr>
          <w:highlight w:val="lightGray"/>
        </w:rPr>
        <w:t xml:space="preserve"> </w:t>
      </w:r>
      <w:r w:rsidRPr="003C5613">
        <w:rPr>
          <w:highlight w:val="lightGray"/>
        </w:rPr>
        <w:t>Webroot</w:t>
      </w:r>
      <w:r>
        <w:rPr>
          <w:highlight w:val="lightGray"/>
        </w:rPr>
        <w:br/>
      </w:r>
      <w:r w:rsidRPr="003C5613">
        <w:rPr>
          <w:highlight w:val="lightGray"/>
        </w:rPr>
        <w:t xml:space="preserve">master_vwebroot: Enter your master virtual web root, example: </w:t>
      </w:r>
      <w:hyperlink w:history="1">
        <w:r w:rsidRPr="003C5613">
          <w:rPr>
            <w:rStyle w:val="Hyperlink"/>
            <w:highlight w:val="lightGray"/>
          </w:rPr>
          <w:t>http://your.domain.name/</w:t>
        </w:r>
      </w:hyperlink>
      <w:r>
        <w:rPr>
          <w:rStyle w:val="Hyperlink"/>
          <w:highlight w:val="lightGray"/>
        </w:rPr>
        <w:t>products</w:t>
      </w:r>
      <w:r>
        <w:rPr>
          <w:highlight w:val="lightGray"/>
        </w:rPr>
        <w:br/>
      </w:r>
      <w:r w:rsidRPr="003C5613">
        <w:rPr>
          <w:highlight w:val="lightGray"/>
        </w:rPr>
        <w:t>env_vwebroot:  Enter your environment web root, example: http://&lt;server name</w:t>
      </w:r>
      <w:proofErr w:type="gramStart"/>
      <w:r w:rsidRPr="003C5613">
        <w:rPr>
          <w:highlight w:val="lightGray"/>
        </w:rPr>
        <w:t>&gt;:</w:t>
      </w:r>
      <w:proofErr w:type="gramEnd"/>
      <w:r w:rsidRPr="003C5613">
        <w:rPr>
          <w:highlight w:val="lightGray"/>
        </w:rPr>
        <w:t xml:space="preserve">&lt;port&gt;, example: </w:t>
      </w:r>
      <w:hyperlink r:id="rId39" w:history="1">
        <w:r w:rsidRPr="003C5613">
          <w:rPr>
            <w:rStyle w:val="Hyperlink"/>
            <w:highlight w:val="lightGray"/>
          </w:rPr>
          <w:t>http://localhost:8280/cs</w:t>
        </w:r>
      </w:hyperlink>
      <w:r>
        <w:rPr>
          <w:rStyle w:val="Hyperlink"/>
          <w:highlight w:val="lightGray"/>
        </w:rPr>
        <w:t>/products</w:t>
      </w:r>
      <w:r>
        <w:rPr>
          <w:highlight w:val="lightGray"/>
        </w:rPr>
        <w:br/>
      </w:r>
      <w:r w:rsidRPr="003C5613">
        <w:rPr>
          <w:highlight w:val="lightGray"/>
        </w:rPr>
        <w:t xml:space="preserve">env_name:  Enter the environment name, set in </w:t>
      </w:r>
      <w:r w:rsidRPr="003C5613">
        <w:rPr>
          <w:b/>
          <w:highlight w:val="lightGray"/>
        </w:rPr>
        <w:t xml:space="preserve">Pretty URL and Tuckey UrlRewrite Setup </w:t>
      </w:r>
      <w:r w:rsidRPr="003C5613">
        <w:rPr>
          <w:highlight w:val="lightGray"/>
        </w:rPr>
        <w:t>section , example: fatwire-dev</w:t>
      </w:r>
    </w:p>
    <w:p w:rsidR="00837468" w:rsidRDefault="00837468">
      <w:pPr>
        <w:pStyle w:val="NoSpacing"/>
        <w:spacing w:after="120"/>
      </w:pPr>
      <w:r>
        <w:t>Note: The environment name was defined in the chapter entitled “Install and Configure Content Server”.  Please be sure to use the same name.</w:t>
      </w:r>
    </w:p>
    <w:p w:rsidR="00837468" w:rsidRDefault="00837468">
      <w:pPr>
        <w:suppressAutoHyphens w:val="0"/>
      </w:pPr>
    </w:p>
    <w:p w:rsidR="00837468" w:rsidRDefault="00837468" w:rsidP="00C2406D">
      <w:pPr>
        <w:pStyle w:val="Heading3"/>
      </w:pPr>
      <w:bookmarkStart w:id="216" w:name="_Toc153280361"/>
      <w:r>
        <w:t>Create the Rewrite Rules for the Virtual Webroot</w:t>
      </w:r>
      <w:bookmarkEnd w:id="216"/>
    </w:p>
    <w:p w:rsidR="00837468" w:rsidRDefault="00837468">
      <w:pPr>
        <w:suppressAutoHyphens w:val="0"/>
      </w:pPr>
    </w:p>
    <w:p w:rsidR="00837468" w:rsidRDefault="00837468">
      <w:pPr>
        <w:suppressAutoHyphens w:val="0"/>
      </w:pPr>
      <w:r>
        <w:lastRenderedPageBreak/>
        <w:t>Now that the virtual webroot is defined, we need to configure the web server (or Tuckey) to forward those requests to Content Server (or redirect them if Tuckey is configured in a different webapp than Content Server).</w:t>
      </w:r>
    </w:p>
    <w:p w:rsidR="00837468" w:rsidRDefault="00837468">
      <w:pPr>
        <w:suppressAutoHyphens w:val="0"/>
      </w:pPr>
      <w:r>
        <w:t>You need to define a regular expression that parses the incoming URL and can split it into virtual-webroot and url-path.  Virtual-webroot is defined in Content Server as the env_vwebroot field in the Virtual Webroot (</w:t>
      </w:r>
      <w:hyperlink r:id="rId40" w:history="1">
        <w:r w:rsidRPr="00807411">
          <w:rPr>
            <w:rStyle w:val="Hyperlink"/>
          </w:rPr>
          <w:t>http://localhost:8280/cs/products</w:t>
        </w:r>
      </w:hyperlink>
      <w:r>
        <w:t xml:space="preserve"> in the example above).  This value should be hard-coded into the rewrite rule.  The base URL should be the normal path to access the dispatcher page through Satellite Server (</w:t>
      </w:r>
      <w:hyperlink r:id="rId41" w:history="1">
        <w:r w:rsidRPr="00807411">
          <w:rPr>
            <w:rStyle w:val="Hyperlink"/>
          </w:rPr>
          <w:t>http://localhost:8280/cs/Satellite?pagename=GST/Dispatcher</w:t>
        </w:r>
      </w:hyperlink>
      <w:r>
        <w:t xml:space="preserve"> is a common example).</w:t>
      </w:r>
    </w:p>
    <w:p w:rsidR="00837468" w:rsidRPr="003C5613" w:rsidRDefault="00837468">
      <w:pPr>
        <w:suppressAutoHyphens w:val="0"/>
        <w:rPr>
          <w:b/>
        </w:rPr>
      </w:pPr>
      <w:r w:rsidRPr="003C5613">
        <w:rPr>
          <w:b/>
        </w:rPr>
        <w:t>Note: Whenever the env_vwebroot field in a Virtual Webroot asset is modified, the rewrite rules need to be updated on all affected environments.</w:t>
      </w:r>
    </w:p>
    <w:p w:rsidR="00837468" w:rsidRDefault="00837468" w:rsidP="00C2406D">
      <w:pPr>
        <w:pStyle w:val="Heading4"/>
      </w:pPr>
      <w:r>
        <w:t>Tuckey rewrite examples</w:t>
      </w:r>
    </w:p>
    <w:p w:rsidR="00837468" w:rsidRDefault="00837468">
      <w:pPr>
        <w:suppressAutoHyphens w:val="0"/>
      </w:pPr>
    </w:p>
    <w:p w:rsidR="00837468" w:rsidRPr="003C5613" w:rsidRDefault="00837468">
      <w:pPr>
        <w:suppressAutoHyphens w:val="0"/>
        <w:rPr>
          <w:b/>
        </w:rPr>
      </w:pPr>
      <w:r w:rsidRPr="003C5613">
        <w:rPr>
          <w:b/>
        </w:rPr>
        <w:t>Forward</w:t>
      </w:r>
    </w:p>
    <w:p w:rsidR="00837468" w:rsidRPr="003C5613" w:rsidRDefault="00837468">
      <w:pPr>
        <w:suppressAutoHyphens w:val="0"/>
        <w:rPr>
          <w:rStyle w:val="CodeSample"/>
          <w:sz w:val="16"/>
          <w:szCs w:val="16"/>
        </w:rPr>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type=”forward”&gt;http://localhost:8280/cs/Satellite?pagename=GST/Dispatcher&amp;amp;virtual-webroot=http://localhost:8280/cs/products&amp;amp;url-path=$1&lt;/to&gt;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Pr="003C5613" w:rsidRDefault="00837468">
      <w:pPr>
        <w:suppressAutoHyphens w:val="0"/>
        <w:rPr>
          <w:b/>
        </w:rPr>
      </w:pPr>
      <w:r w:rsidRPr="003C5613">
        <w:rPr>
          <w:b/>
        </w:rPr>
        <w:t>Redirect</w:t>
      </w:r>
    </w:p>
    <w:p w:rsidR="00837468" w:rsidRDefault="00837468">
      <w:pPr>
        <w:pStyle w:val="NoSpacing"/>
        <w:spacing w:after="120"/>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w:t>
      </w:r>
      <w:r>
        <w:rPr>
          <w:rStyle w:val="CodeSample"/>
          <w:sz w:val="16"/>
          <w:szCs w:val="16"/>
        </w:rPr>
        <w:t>redirect</w:t>
      </w:r>
      <w:r w:rsidRPr="003C5613">
        <w:rPr>
          <w:rStyle w:val="CodeSample"/>
          <w:sz w:val="16"/>
          <w:szCs w:val="16"/>
        </w:rPr>
        <w:t>”&gt;http://localhost:8280/cs/Satellite?pagename=GST/Dispatcher&amp;amp;virtual-webroot=http://localhost:8280/cs/products&amp;amp;url-path=$1&lt;/to&gt;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Default="00837468">
      <w:pPr>
        <w:suppressAutoHyphens w:val="0"/>
        <w:rPr>
          <w:rFonts w:eastAsiaTheme="minorHAnsi" w:cs="Courier New"/>
          <w:kern w:val="0"/>
          <w:lang w:eastAsia="en-US"/>
        </w:rPr>
      </w:pPr>
    </w:p>
    <w:p w:rsidR="00837468" w:rsidRPr="003C5613" w:rsidRDefault="00837468" w:rsidP="00C2406D">
      <w:pPr>
        <w:pStyle w:val="Heading4"/>
      </w:pPr>
      <w:r w:rsidRPr="003C5613">
        <w:t>Apache mod_rewrite Examples</w:t>
      </w:r>
    </w:p>
    <w:p w:rsidR="00837468" w:rsidRDefault="00837468">
      <w:pPr>
        <w:suppressAutoHyphens w:val="0"/>
        <w:rPr>
          <w:rFonts w:eastAsiaTheme="minorHAnsi" w:cs="Courier New"/>
          <w:kern w:val="0"/>
          <w:lang w:eastAsia="en-US"/>
        </w:rPr>
      </w:pPr>
    </w:p>
    <w:p w:rsidR="00837468" w:rsidRDefault="00837468">
      <w:pPr>
        <w:suppressAutoHyphens w:val="0"/>
        <w:rPr>
          <w:rFonts w:eastAsiaTheme="minorHAnsi" w:cs="Courier New"/>
          <w:kern w:val="0"/>
          <w:lang w:eastAsia="en-US"/>
        </w:rPr>
      </w:pPr>
      <w:commentRangeStart w:id="217"/>
      <w:proofErr w:type="gramStart"/>
      <w:r>
        <w:rPr>
          <w:rFonts w:eastAsiaTheme="minorHAnsi" w:cs="Courier New"/>
          <w:kern w:val="0"/>
          <w:lang w:eastAsia="en-US"/>
        </w:rPr>
        <w:t>Coming soon.</w:t>
      </w:r>
      <w:commentRangeEnd w:id="217"/>
      <w:proofErr w:type="gramEnd"/>
      <w:r w:rsidR="0047662C">
        <w:rPr>
          <w:rStyle w:val="CommentReference"/>
        </w:rPr>
        <w:commentReference w:id="217"/>
      </w:r>
    </w:p>
    <w:p w:rsidR="00417C8C" w:rsidRDefault="00417C8C" w:rsidP="00C2406D"/>
    <w:p w:rsidR="00417C8C" w:rsidRDefault="00417C8C">
      <w:pPr>
        <w:suppressAutoHyphens w:val="0"/>
      </w:pPr>
      <w:r>
        <w:br w:type="page"/>
      </w:r>
    </w:p>
    <w:p w:rsidR="00417C8C" w:rsidRDefault="00417C8C" w:rsidP="00C2406D">
      <w:pPr>
        <w:pStyle w:val="Heading2"/>
      </w:pPr>
      <w:bookmarkStart w:id="218" w:name="_Toc153280362"/>
      <w:r>
        <w:lastRenderedPageBreak/>
        <w:t>Building Site Navigation and Maps</w:t>
      </w:r>
      <w:bookmarkEnd w:id="218"/>
    </w:p>
    <w:p w:rsidR="00417C8C" w:rsidRDefault="00417C8C"/>
    <w:p w:rsidR="00417C8C" w:rsidRDefault="00417C8C">
      <w:r>
        <w:t>With the GST there is a simple way to produce navigation utilizing Web-Referenceable Assets.</w:t>
      </w:r>
    </w:p>
    <w:p w:rsidR="00417C8C" w:rsidRDefault="00417C8C">
      <w:r>
        <w:t>I will outline an example that uses the GST Navigation features.</w:t>
      </w:r>
    </w:p>
    <w:p w:rsidR="00417C8C" w:rsidRDefault="00417C8C">
      <w:pPr>
        <w:spacing w:after="40"/>
      </w:pPr>
      <w:proofErr w:type="gramStart"/>
      <w:r>
        <w:t>Step 1.</w:t>
      </w:r>
      <w:proofErr w:type="gramEnd"/>
      <w:r>
        <w:t xml:space="preserve">  Create a new Page sub-type called “GSTNavName”.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GSTNavName </w:t>
      </w:r>
      <w:r>
        <w:sym w:font="Wingdings" w:char="F0E0"/>
      </w:r>
      <w:r>
        <w:t xml:space="preserve"> </w:t>
      </w:r>
    </w:p>
    <w:p w:rsidR="00417C8C" w:rsidRDefault="00417C8C">
      <w:pPr>
        <w:spacing w:after="40"/>
      </w:pPr>
      <w:r>
        <w:t xml:space="preserve">    [</w:t>
      </w:r>
      <w:proofErr w:type="gramStart"/>
      <w:r>
        <w:t>select</w:t>
      </w:r>
      <w:proofErr w:type="gramEnd"/>
      <w:r>
        <w:t xml:space="preserve"> GSTTestSite] </w:t>
      </w:r>
      <w:r>
        <w:sym w:font="Wingdings" w:char="F0E0"/>
      </w:r>
      <w:r>
        <w:t xml:space="preserve"> click Add New Subtype</w:t>
      </w:r>
    </w:p>
    <w:p w:rsidR="00417C8C" w:rsidRDefault="00417C8C">
      <w:pPr>
        <w:spacing w:after="40"/>
      </w:pPr>
    </w:p>
    <w:p w:rsidR="00417C8C" w:rsidRDefault="00417C8C">
      <w:pPr>
        <w:spacing w:after="40"/>
      </w:pPr>
      <w:proofErr w:type="gramStart"/>
      <w:r>
        <w:t>Step 2.</w:t>
      </w:r>
      <w:proofErr w:type="gramEnd"/>
      <w:r>
        <w:t xml:space="preserve">  Create another Page sub-type called “GSTNavLink”.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GSTNavLink </w:t>
      </w:r>
      <w:r>
        <w:sym w:font="Wingdings" w:char="F0E0"/>
      </w:r>
    </w:p>
    <w:p w:rsidR="00417C8C" w:rsidRDefault="00417C8C">
      <w:pPr>
        <w:spacing w:after="40"/>
      </w:pPr>
      <w:r w:rsidRPr="00FF0C6E">
        <w:rPr>
          <w:noProof/>
          <w:lang w:eastAsia="en-US"/>
        </w:rPr>
        <w:drawing>
          <wp:anchor distT="0" distB="0" distL="114300" distR="114300" simplePos="0" relativeHeight="251657216" behindDoc="0" locked="0" layoutInCell="1" allowOverlap="1">
            <wp:simplePos x="0" y="0"/>
            <wp:positionH relativeFrom="margin">
              <wp:align>center</wp:align>
            </wp:positionH>
            <wp:positionV relativeFrom="margin">
              <wp:align>bottom</wp:align>
            </wp:positionV>
            <wp:extent cx="3011170" cy="3943985"/>
            <wp:effectExtent l="0" t="0" r="0" b="0"/>
            <wp:wrapSquare wrapText="bothSides"/>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1327" cy="3943985"/>
                    </a:xfrm>
                    <a:prstGeom prst="rect">
                      <a:avLst/>
                    </a:prstGeom>
                    <a:noFill/>
                    <a:ln>
                      <a:noFill/>
                    </a:ln>
                  </pic:spPr>
                </pic:pic>
              </a:graphicData>
            </a:graphic>
          </wp:anchor>
        </w:drawing>
      </w:r>
      <w:r>
        <w:t xml:space="preserve">    [</w:t>
      </w:r>
      <w:proofErr w:type="gramStart"/>
      <w:r>
        <w:t>select</w:t>
      </w:r>
      <w:proofErr w:type="gramEnd"/>
      <w:r>
        <w:t xml:space="preserve"> GSTTestSite]  </w:t>
      </w:r>
      <w:r>
        <w:sym w:font="Wingdings" w:char="F0E0"/>
      </w:r>
      <w:r>
        <w:t xml:space="preserve"> click Add New Subtype</w:t>
      </w:r>
    </w:p>
    <w:p w:rsidR="00417C8C" w:rsidRDefault="00417C8C">
      <w:pPr>
        <w:spacing w:after="40"/>
      </w:pPr>
    </w:p>
    <w:p w:rsidR="00417C8C" w:rsidRDefault="00417C8C">
      <w:r>
        <w:br w:type="page"/>
      </w:r>
    </w:p>
    <w:p w:rsidR="00417C8C" w:rsidRDefault="00417C8C">
      <w:proofErr w:type="gramStart"/>
      <w:r>
        <w:lastRenderedPageBreak/>
        <w:t>Step 3.</w:t>
      </w:r>
      <w:proofErr w:type="gramEnd"/>
      <w:r>
        <w:t xml:space="preserve">  Create a test page navigation Template.</w:t>
      </w:r>
    </w:p>
    <w:p w:rsidR="00417C8C" w:rsidRDefault="00417C8C">
      <w:r>
        <w:t>Sample Name: GSTPageNavigation</w:t>
      </w:r>
      <w:r>
        <w:br/>
        <w:t>Create Element Type: JSP</w:t>
      </w:r>
      <w:r>
        <w:br/>
        <w:t>Asset Type: Any [Typeless]</w:t>
      </w:r>
    </w:p>
    <w:p w:rsidR="00417C8C" w:rsidRDefault="00417C8C">
      <w:r>
        <w:t>Add the following code in the appropriate Element Logic section:</w:t>
      </w:r>
    </w:p>
    <w:p w:rsidR="00CE2E89" w:rsidRDefault="00CE2E89">
      <w:pPr>
        <w:suppressAutoHyphens w:val="0"/>
        <w:rPr>
          <w:rStyle w:val="CodeSample"/>
          <w:sz w:val="16"/>
          <w:szCs w:val="16"/>
          <w:highlight w:val="lightGray"/>
        </w:rPr>
      </w:pPr>
      <w:r>
        <w:rPr>
          <w:rStyle w:val="CodeSample"/>
          <w:sz w:val="16"/>
          <w:szCs w:val="16"/>
          <w:highlight w:val="lightGray"/>
        </w:rPr>
        <w:br w:type="page"/>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lastRenderedPageBreak/>
        <w:t>&lt;%@ page import="java.util.ArrayList,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java.util.Map,</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COM.FutureTense.Interfaces.*,</w:t>
      </w:r>
    </w:p>
    <w:p w:rsidR="00417C8C" w:rsidRPr="00721EE8" w:rsidRDefault="005D1DEB">
      <w:pPr>
        <w:widowControl w:val="0"/>
        <w:suppressAutoHyphens w:val="0"/>
        <w:autoSpaceDE w:val="0"/>
        <w:autoSpaceDN w:val="0"/>
        <w:adjustRightInd w:val="0"/>
        <w:spacing w:after="0" w:line="240" w:lineRule="auto"/>
        <w:rPr>
          <w:rStyle w:val="CodeSample"/>
          <w:sz w:val="16"/>
          <w:szCs w:val="16"/>
          <w:highlight w:val="lightGray"/>
        </w:rPr>
      </w:pPr>
      <w:r>
        <w:rPr>
          <w:rStyle w:val="CodeSample"/>
          <w:sz w:val="16"/>
          <w:szCs w:val="16"/>
          <w:highlight w:val="lightGray"/>
        </w:rPr>
        <w:t xml:space="preserve">                 </w:t>
      </w:r>
      <w:r w:rsidR="00E921AD" w:rsidRPr="00721EE8">
        <w:rPr>
          <w:rStyle w:val="CodeSample"/>
          <w:sz w:val="16"/>
          <w:szCs w:val="16"/>
          <w:highlight w:val="lightGray"/>
        </w:rPr>
        <w:t>com.fatwire.gst.foundation.taglib.NavigationHelper"</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%&gt;&lt;%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w:t>
      </w:r>
      <w:proofErr w:type="gramStart"/>
      <w:r w:rsidRPr="00721EE8">
        <w:rPr>
          <w:rStyle w:val="CodeSample"/>
          <w:sz w:val="16"/>
          <w:szCs w:val="16"/>
          <w:highlight w:val="lightGray"/>
        </w:rPr>
        <w:t>AssetDataUtils.getAssetData(</w:t>
      </w:r>
      <w:proofErr w:type="gramEnd"/>
      <w:r w:rsidRPr="00721EE8">
        <w:rPr>
          <w:rStyle w:val="CodeSample"/>
          <w:sz w:val="16"/>
          <w:szCs w:val="16"/>
          <w:highlight w:val="lightGray"/>
        </w:rPr>
        <w:t xml:space="preserve">ics.GetVar("c"), ics.GetVar("cid"), </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html</w:t>
      </w:r>
      <w:proofErr w:type="gramEnd"/>
      <w:r w:rsidRPr="00721EE8">
        <w:rPr>
          <w:rStyle w:val="CodeSample"/>
          <w:sz w:val="16"/>
          <w:szCs w:val="16"/>
          <w:highlight w:val="lightGray"/>
        </w:rPr>
        <w:t>&gt;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head</w:t>
      </w:r>
      <w:proofErr w:type="gramEnd"/>
      <w:r w:rsidRPr="00721EE8">
        <w:rPr>
          <w:rStyle w:val="CodeSample"/>
          <w:sz w:val="16"/>
          <w:szCs w:val="16"/>
          <w:highlight w:val="lightGray"/>
        </w:rPr>
        <w:t>&gt;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w:t>
      </w:r>
      <w:proofErr w:type="gramStart"/>
      <w:r w:rsidRPr="00721EE8">
        <w:rPr>
          <w:rStyle w:val="CodeSample"/>
          <w:sz w:val="16"/>
          <w:szCs w:val="16"/>
          <w:highlight w:val="lightGray"/>
        </w:rPr>
        <w:t>AttributeDataUtils.asString(</w:t>
      </w:r>
      <w:proofErr w:type="gramEnd"/>
      <w:r w:rsidRPr="00721EE8">
        <w:rPr>
          <w:rStyle w:val="CodeSample"/>
          <w:sz w:val="16"/>
          <w:szCs w:val="16"/>
          <w:highlight w:val="lightGray"/>
        </w:rPr>
        <w:t>ad.getAttributeData("metatitle"))%&gt;'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w:t>
      </w:r>
      <w:proofErr w:type="gramStart"/>
      <w:r w:rsidRPr="00721EE8">
        <w:rPr>
          <w:rStyle w:val="CodeSample"/>
          <w:sz w:val="16"/>
          <w:szCs w:val="16"/>
          <w:highlight w:val="lightGray"/>
        </w:rPr>
        <w:t>AttributeDataUtils.asString(</w:t>
      </w:r>
      <w:proofErr w:type="gramEnd"/>
      <w:r w:rsidRPr="00721EE8">
        <w:rPr>
          <w:rStyle w:val="CodeSample"/>
          <w:sz w:val="16"/>
          <w:szCs w:val="16"/>
          <w:highlight w:val="lightGray"/>
        </w:rPr>
        <w:t>ad.getAttributeData("metadescription"))%&gt;'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w:t>
      </w:r>
      <w:proofErr w:type="gramStart"/>
      <w:r w:rsidRPr="00721EE8">
        <w:rPr>
          <w:rStyle w:val="CodeSample"/>
          <w:sz w:val="16"/>
          <w:szCs w:val="16"/>
          <w:highlight w:val="lightGray"/>
        </w:rPr>
        <w:t>AttributeDataUtils.asString(</w:t>
      </w:r>
      <w:proofErr w:type="gramEnd"/>
      <w:r w:rsidRPr="00721EE8">
        <w:rPr>
          <w:rStyle w:val="CodeSample"/>
          <w:sz w:val="16"/>
          <w:szCs w:val="16"/>
          <w:highlight w:val="lightGray"/>
        </w:rPr>
        <w:t>ad.getAttributeData("metakeyword"))%&gt;'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title</w:t>
      </w:r>
      <w:proofErr w:type="gramEnd"/>
      <w:r w:rsidRPr="00721EE8">
        <w:rPr>
          <w:rStyle w:val="CodeSample"/>
          <w:sz w:val="16"/>
          <w:szCs w:val="16"/>
          <w:highlight w:val="lightGray"/>
        </w:rPr>
        <w:t>&gt;&lt;%=AttributeDataUtils.asString(ad.getAttributeData("metatitle"))%&gt; | &lt;ics:getvar name="site" /&gt;&lt;/title&gt;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 xml:space="preserve">&lt;%-- Example only goes 1 level deep under GSTNavName </w:t>
      </w:r>
      <w:proofErr w:type="gramStart"/>
      <w:r w:rsidRPr="00721EE8">
        <w:rPr>
          <w:rStyle w:val="CodeSample"/>
          <w:sz w:val="16"/>
          <w:szCs w:val="16"/>
          <w:highlight w:val="lightGray"/>
        </w:rPr>
        <w:t>--%</w:t>
      </w:r>
      <w:proofErr w:type="gramEnd"/>
      <w:r w:rsidRPr="00721EE8">
        <w:rPr>
          <w:rStyle w:val="CodeSample"/>
          <w:sz w:val="16"/>
          <w:szCs w:val="16"/>
          <w:highlight w:val="lightGray"/>
        </w:rPr>
        <w:t>&gt;</w:t>
      </w:r>
    </w:p>
    <w:p w:rsidR="00E06457" w:rsidRPr="00721EE8" w:rsidRDefault="00E921AD" w:rsidP="00721EE8">
      <w:pPr>
        <w:suppressAutoHyphens w:val="0"/>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body</w:t>
      </w:r>
      <w:proofErr w:type="gramEnd"/>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 id="nav"&gt;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w:t>
      </w:r>
      <w:proofErr w:type="gramStart"/>
      <w:r w:rsidRPr="00721EE8">
        <w:rPr>
          <w:rStyle w:val="CodeSample"/>
          <w:sz w:val="16"/>
          <w:szCs w:val="16"/>
          <w:highlight w:val="lightGray"/>
        </w:rPr>
        <w:t>:load</w:t>
      </w:r>
      <w:proofErr w:type="gramEnd"/>
      <w:r w:rsidRPr="00721EE8">
        <w:rPr>
          <w:rStyle w:val="CodeSample"/>
          <w:sz w:val="16"/>
          <w:szCs w:val="16"/>
          <w:highlight w:val="lightGray"/>
        </w:rPr>
        <w:t xml:space="preserve"> name="main-nph" type="Page" field="name" value="GSTNavName"/&gt;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w:t>
      </w:r>
      <w:proofErr w:type="gramStart"/>
      <w:r w:rsidRPr="00721EE8">
        <w:rPr>
          <w:rStyle w:val="CodeSample"/>
          <w:sz w:val="16"/>
          <w:szCs w:val="16"/>
          <w:highlight w:val="lightGray"/>
        </w:rPr>
        <w:t>:get</w:t>
      </w:r>
      <w:proofErr w:type="gramEnd"/>
      <w:r w:rsidRPr="00721EE8">
        <w:rPr>
          <w:rStyle w:val="CodeSample"/>
          <w:sz w:val="16"/>
          <w:szCs w:val="16"/>
          <w:highlight w:val="lightGray"/>
        </w:rPr>
        <w:t xml:space="preserve"> name="main-nph" field="id" output="main-nph-id"/&gt;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 No GSTNavName or No GSTNavLink under GSTNavName produces a NullPointerException </w:t>
      </w:r>
      <w:proofErr w:type="gramStart"/>
      <w:r w:rsidRPr="00721EE8">
        <w:rPr>
          <w:rStyle w:val="CodeSample"/>
          <w:sz w:val="16"/>
          <w:szCs w:val="16"/>
          <w:highlight w:val="lightGray"/>
        </w:rPr>
        <w:t>--%</w:t>
      </w:r>
      <w:proofErr w:type="gramEnd"/>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NavigationHelper nh = new </w:t>
      </w:r>
      <w:proofErr w:type="gramStart"/>
      <w:r w:rsidRPr="00721EE8">
        <w:rPr>
          <w:rStyle w:val="CodeSample"/>
          <w:sz w:val="16"/>
          <w:szCs w:val="16"/>
          <w:highlight w:val="lightGray"/>
        </w:rPr>
        <w:t>NavigationHelper(</w:t>
      </w:r>
      <w:proofErr w:type="gramEnd"/>
      <w:r w:rsidRPr="00721EE8">
        <w:rPr>
          <w:rStyle w:val="CodeSample"/>
          <w:sz w:val="16"/>
          <w:szCs w:val="16"/>
          <w:highlight w:val="lightGray"/>
        </w:rPr>
        <w:t>ics);</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Map&lt;String, Object&gt; nav = </w:t>
      </w:r>
      <w:proofErr w:type="gramStart"/>
      <w:r w:rsidRPr="00721EE8">
        <w:rPr>
          <w:rStyle w:val="CodeSample"/>
          <w:sz w:val="16"/>
          <w:szCs w:val="16"/>
          <w:highlight w:val="lightGray"/>
        </w:rPr>
        <w:t>nh.getSitePlanAsMap(</w:t>
      </w:r>
      <w:proofErr w:type="gramEnd"/>
      <w:r w:rsidRPr="00721EE8">
        <w:rPr>
          <w:rStyle w:val="CodeSample"/>
          <w:sz w:val="16"/>
          <w:szCs w:val="16"/>
          <w:highlight w:val="lightGray"/>
        </w:rPr>
        <w:t>ics.GetVar("main-nph-id"));</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roofErr w:type="gramStart"/>
      <w:r w:rsidRPr="00721EE8">
        <w:rPr>
          <w:rStyle w:val="CodeSample"/>
          <w:sz w:val="16"/>
          <w:szCs w:val="16"/>
          <w:highlight w:val="lightGray"/>
        </w:rPr>
        <w:t>ul</w:t>
      </w:r>
      <w:proofErr w:type="gramEnd"/>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w:t>
      </w:r>
      <w:proofErr w:type="gramStart"/>
      <w:r w:rsidRPr="00721EE8">
        <w:rPr>
          <w:rStyle w:val="CodeSample"/>
          <w:sz w:val="16"/>
          <w:szCs w:val="16"/>
          <w:highlight w:val="lightGray"/>
        </w:rPr>
        <w:t>for(</w:t>
      </w:r>
      <w:proofErr w:type="gramEnd"/>
      <w:r w:rsidRPr="00721EE8">
        <w:rPr>
          <w:rStyle w:val="CodeSample"/>
          <w:sz w:val="16"/>
          <w:szCs w:val="16"/>
          <w:highlight w:val="lightGray"/>
        </w:rPr>
        <w:t>Map&lt;String,Object&gt; kid : (ArrayList&lt;Map&lt;String,Object&gt;&gt;)nav.get("children"))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roofErr w:type="gramStart"/>
      <w:r w:rsidRPr="00721EE8">
        <w:rPr>
          <w:rStyle w:val="CodeSample"/>
          <w:sz w:val="16"/>
          <w:szCs w:val="16"/>
          <w:highlight w:val="lightGray"/>
        </w:rPr>
        <w:t>li</w:t>
      </w:r>
      <w:proofErr w:type="gramEnd"/>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 href='&lt;%=</w:t>
      </w:r>
      <w:proofErr w:type="gramStart"/>
      <w:r w:rsidRPr="00721EE8">
        <w:rPr>
          <w:rStyle w:val="CodeSample"/>
          <w:sz w:val="16"/>
          <w:szCs w:val="16"/>
          <w:highlight w:val="lightGray"/>
        </w:rPr>
        <w:t>kid.get(</w:t>
      </w:r>
      <w:proofErr w:type="gramEnd"/>
      <w:r w:rsidRPr="00721EE8">
        <w:rPr>
          <w:rStyle w:val="CodeSample"/>
          <w:sz w:val="16"/>
          <w:szCs w:val="16"/>
          <w:highlight w:val="lightGray"/>
        </w:rPr>
        <w:t>"url")%&gt;'&gt;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roofErr w:type="gramStart"/>
      <w:r w:rsidRPr="00721EE8">
        <w:rPr>
          <w:rStyle w:val="CodeSample"/>
          <w:sz w:val="16"/>
          <w:szCs w:val="16"/>
          <w:highlight w:val="lightGray"/>
        </w:rPr>
        <w:t>kid.get(</w:t>
      </w:r>
      <w:proofErr w:type="gramEnd"/>
      <w:r w:rsidRPr="00721EE8">
        <w:rPr>
          <w:rStyle w:val="CodeSample"/>
          <w:sz w:val="16"/>
          <w:szCs w:val="16"/>
          <w:highlight w:val="lightGray"/>
        </w:rPr>
        <w:t>"linktext")%&gt;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 nested menus can be added here</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&lt;/li&gt;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&lt;/body&gt;</w:t>
      </w:r>
    </w:p>
    <w:p w:rsidR="00417C8C" w:rsidRPr="00721EE8" w:rsidRDefault="00E921AD">
      <w:pPr>
        <w:widowControl w:val="0"/>
        <w:autoSpaceDE w:val="0"/>
        <w:autoSpaceDN w:val="0"/>
        <w:adjustRightInd w:val="0"/>
        <w:spacing w:after="0"/>
        <w:rPr>
          <w:rStyle w:val="CodeSample"/>
          <w:sz w:val="16"/>
          <w:szCs w:val="16"/>
        </w:rPr>
      </w:pPr>
      <w:r w:rsidRPr="00721EE8">
        <w:rPr>
          <w:rStyle w:val="CodeSample"/>
          <w:sz w:val="16"/>
          <w:szCs w:val="16"/>
          <w:highlight w:val="lightGray"/>
        </w:rPr>
        <w:t>&lt;/html&gt;</w:t>
      </w:r>
    </w:p>
    <w:p w:rsidR="00417C8C" w:rsidRDefault="00417C8C">
      <w:pPr>
        <w:widowControl w:val="0"/>
        <w:autoSpaceDE w:val="0"/>
        <w:autoSpaceDN w:val="0"/>
        <w:adjustRightInd w:val="0"/>
        <w:spacing w:after="0"/>
        <w:rPr>
          <w:rFonts w:cs="Monaco"/>
          <w:sz w:val="18"/>
          <w:szCs w:val="18"/>
        </w:rPr>
      </w:pPr>
    </w:p>
    <w:p w:rsidR="00417C8C" w:rsidRDefault="00417C8C">
      <w:pPr>
        <w:widowControl w:val="0"/>
        <w:autoSpaceDE w:val="0"/>
        <w:autoSpaceDN w:val="0"/>
        <w:adjustRightInd w:val="0"/>
        <w:spacing w:after="0"/>
        <w:rPr>
          <w:rFonts w:cs="Monaco"/>
        </w:rPr>
      </w:pPr>
      <w:r>
        <w:rPr>
          <w:rFonts w:cs="Monaco"/>
        </w:rPr>
        <w:t>Note: If the linktext attribute is empty it will then display the h1title attribute.  This is why the screenshot example upcoming shows text from different attributes.  WRA #1 displays its h1title and WRA #2 displays it linktext.</w:t>
      </w:r>
    </w:p>
    <w:p w:rsidR="00417C8C" w:rsidRPr="00795243" w:rsidRDefault="00417C8C">
      <w:pPr>
        <w:widowControl w:val="0"/>
        <w:autoSpaceDE w:val="0"/>
        <w:autoSpaceDN w:val="0"/>
        <w:adjustRightInd w:val="0"/>
        <w:spacing w:after="0"/>
        <w:rPr>
          <w:rFonts w:cs="Monaco"/>
        </w:rPr>
      </w:pPr>
    </w:p>
    <w:p w:rsidR="002F3F3B" w:rsidRDefault="00417C8C">
      <w:r>
        <w:t xml:space="preserve"> </w:t>
      </w:r>
    </w:p>
    <w:p w:rsidR="002F3F3B" w:rsidRDefault="002F3F3B">
      <w:pPr>
        <w:suppressAutoHyphens w:val="0"/>
      </w:pPr>
      <w:r>
        <w:br w:type="page"/>
      </w:r>
    </w:p>
    <w:p w:rsidR="00417C8C" w:rsidRDefault="00417C8C">
      <w:proofErr w:type="gramStart"/>
      <w:r>
        <w:lastRenderedPageBreak/>
        <w:t>Step 4.</w:t>
      </w:r>
      <w:proofErr w:type="gramEnd"/>
      <w:r>
        <w:t xml:space="preserve">  Create a new Web-Referenceable Asset (WRA) that has its Template attribute set to the above Template created.  This is the asset we will preview later on to view the Navigation.</w:t>
      </w:r>
    </w:p>
    <w:p w:rsidR="00417C8C" w:rsidRDefault="00417C8C">
      <w:pPr>
        <w:spacing w:after="40"/>
        <w:rPr>
          <w:rFonts w:eastAsia="Times New Roman"/>
        </w:rPr>
      </w:pPr>
      <w:r>
        <w:t xml:space="preserve">New </w:t>
      </w:r>
      <w:r>
        <w:sym w:font="Wingdings" w:char="F0E0"/>
      </w:r>
      <w:r>
        <w:t xml:space="preserve"> </w:t>
      </w:r>
      <w:r>
        <w:rPr>
          <w:rFonts w:eastAsia="Times New Roman"/>
        </w:rPr>
        <w:t xml:space="preserve">New Web Referencable Test Asset  </w:t>
      </w:r>
      <w:r w:rsidRPr="00505F4A">
        <w:rPr>
          <w:rFonts w:eastAsia="Times New Roman"/>
        </w:rPr>
        <w:sym w:font="Wingdings" w:char="F0E0"/>
      </w:r>
      <w:r>
        <w:rPr>
          <w:rFonts w:eastAsia="Times New Roman"/>
        </w:rPr>
        <w:t xml:space="preserve"> Name: </w:t>
      </w:r>
      <w:r w:rsidRPr="00505F4A">
        <w:rPr>
          <w:rFonts w:eastAsia="Times New Roman"/>
        </w:rPr>
        <w:t>WRANavTest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Description: </w:t>
      </w:r>
      <w:r w:rsidRPr="00505F4A">
        <w:rPr>
          <w:rFonts w:eastAsia="Times New Roman"/>
        </w:rPr>
        <w:t>This WRA is to test the 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Select A Template: /GSTPageNavigation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h1title: </w:t>
      </w:r>
      <w:r w:rsidRPr="00F93389">
        <w:rPr>
          <w:rFonts w:eastAsia="Times New Roman"/>
        </w:rPr>
        <w:t>Navigation 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w:t>
      </w:r>
      <w:proofErr w:type="gramStart"/>
      <w:r>
        <w:rPr>
          <w:rFonts w:eastAsia="Times New Roman"/>
        </w:rPr>
        <w:t>metadescription</w:t>
      </w:r>
      <w:proofErr w:type="gramEnd"/>
      <w:r>
        <w:rPr>
          <w:rFonts w:eastAsia="Times New Roman"/>
        </w:rPr>
        <w:t xml:space="preserve">: </w:t>
      </w:r>
      <w:r w:rsidRPr="007433C0">
        <w:rPr>
          <w:rFonts w:eastAsia="Times New Roman"/>
        </w:rPr>
        <w:t>Testing the Navigation Feature</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w:t>
      </w:r>
      <w:proofErr w:type="gramStart"/>
      <w:r>
        <w:rPr>
          <w:rFonts w:eastAsia="Times New Roman"/>
        </w:rPr>
        <w:t>metatitle</w:t>
      </w:r>
      <w:proofErr w:type="gramEnd"/>
      <w:r>
        <w:rPr>
          <w:rFonts w:eastAsia="Times New Roman"/>
        </w:rPr>
        <w:t xml:space="preserve">: </w:t>
      </w:r>
      <w:r w:rsidRPr="007433C0">
        <w:rPr>
          <w:rFonts w:eastAsia="Times New Roman"/>
        </w:rPr>
        <w:t>TEST!</w:t>
      </w:r>
    </w:p>
    <w:p w:rsidR="00417C8C" w:rsidRDefault="00417C8C"/>
    <w:p w:rsidR="00417C8C" w:rsidRDefault="00417C8C">
      <w:proofErr w:type="gramStart"/>
      <w:r>
        <w:t>Step 5.</w:t>
      </w:r>
      <w:proofErr w:type="gramEnd"/>
      <w:r>
        <w:t xml:space="preserve">  Create a </w:t>
      </w:r>
      <w:r w:rsidRPr="003469D2">
        <w:t>GSTNavName</w:t>
      </w:r>
      <w:r>
        <w:t xml:space="preserve"> Page Asset.  </w:t>
      </w:r>
    </w:p>
    <w:p w:rsidR="00417C8C" w:rsidRDefault="00417C8C">
      <w:pPr>
        <w:spacing w:after="40"/>
      </w:pPr>
      <w:r>
        <w:t xml:space="preserve">New </w:t>
      </w:r>
      <w:r>
        <w:sym w:font="Wingdings" w:char="F0E0"/>
      </w:r>
      <w:r>
        <w:t xml:space="preserve"> New Page </w:t>
      </w:r>
      <w:r>
        <w:sym w:font="Wingdings" w:char="F0E0"/>
      </w:r>
      <w:r>
        <w:t xml:space="preserve"> Name: </w:t>
      </w:r>
      <w:r w:rsidRPr="00104BED">
        <w:t>GST</w:t>
      </w:r>
      <w:r>
        <w:t>NavName</w:t>
      </w:r>
    </w:p>
    <w:p w:rsidR="00417C8C" w:rsidRDefault="00417C8C">
      <w:pPr>
        <w:spacing w:after="40"/>
      </w:pPr>
      <w:r>
        <w:t xml:space="preserve">                                   </w:t>
      </w:r>
      <w:r>
        <w:sym w:font="Wingdings" w:char="F0E0"/>
      </w:r>
      <w:r>
        <w:t xml:space="preserve">  Description: </w:t>
      </w:r>
      <w:r w:rsidRPr="00104BED">
        <w:t>GST Navigation</w:t>
      </w:r>
    </w:p>
    <w:p w:rsidR="00417C8C" w:rsidRDefault="00417C8C">
      <w:pPr>
        <w:spacing w:after="40"/>
      </w:pPr>
      <w:r>
        <w:t xml:space="preserve">                                   </w:t>
      </w:r>
      <w:r>
        <w:sym w:font="Wingdings" w:char="F0E0"/>
      </w:r>
      <w:r>
        <w:t xml:space="preserve">  Subtype: </w:t>
      </w:r>
      <w:r w:rsidRPr="00104BED">
        <w:t>GST</w:t>
      </w:r>
      <w:r>
        <w:t>NavName</w:t>
      </w:r>
    </w:p>
    <w:p w:rsidR="00417C8C" w:rsidRDefault="00417C8C"/>
    <w:p w:rsidR="00417C8C" w:rsidRDefault="00417C8C">
      <w:pPr>
        <w:suppressAutoHyphens w:val="0"/>
      </w:pPr>
      <w:proofErr w:type="gramStart"/>
      <w:r>
        <w:t>Step 6.</w:t>
      </w:r>
      <w:proofErr w:type="gramEnd"/>
      <w:r>
        <w:t xml:space="preserve">  Create a GSTNavLink Page Asset for WRA #1 and WRA #2.</w:t>
      </w:r>
    </w:p>
    <w:p w:rsidR="00417C8C" w:rsidRDefault="00417C8C">
      <w:r>
        <w:t xml:space="preserve">First </w:t>
      </w:r>
      <w:proofErr w:type="gramStart"/>
      <w:r>
        <w:t>lets</w:t>
      </w:r>
      <w:proofErr w:type="gramEnd"/>
      <w:r>
        <w:t xml:space="preserve"> add WRA #1 and WRA #2 to “My Work” – “My Active List” list of assets.</w:t>
      </w:r>
    </w:p>
    <w:p w:rsidR="00417C8C" w:rsidRDefault="00417C8C">
      <w:pPr>
        <w:spacing w:after="40"/>
      </w:pPr>
      <w:r>
        <w:t xml:space="preserve">Search </w:t>
      </w:r>
      <w:r>
        <w:sym w:font="Wingdings" w:char="F0E0"/>
      </w:r>
      <w:r>
        <w:t xml:space="preserve"> Find Web Referenceable Test Asset </w:t>
      </w:r>
      <w:r>
        <w:sym w:font="Wingdings" w:char="F0E0"/>
      </w:r>
      <w:r>
        <w:t xml:space="preserve"> Search </w:t>
      </w:r>
      <w:r>
        <w:sym w:font="Wingdings" w:char="F0E0"/>
      </w:r>
      <w:r>
        <w:t xml:space="preserve"> [far right column check the checkbox beside WRA #1 &amp; WRA #2] </w:t>
      </w:r>
      <w:r>
        <w:sym w:font="Wingdings" w:char="F0E0"/>
      </w:r>
    </w:p>
    <w:p w:rsidR="00417C8C" w:rsidRDefault="00417C8C">
      <w:pPr>
        <w:spacing w:after="40"/>
      </w:pPr>
      <w:r>
        <w:t xml:space="preserve">    Add to My Active List</w:t>
      </w:r>
    </w:p>
    <w:p w:rsidR="00417C8C" w:rsidRDefault="00417C8C"/>
    <w:p w:rsidR="00417C8C" w:rsidRDefault="00417C8C">
      <w:r>
        <w:t xml:space="preserve">Now we will create our GSTNavLink for WRA #1 and WRA #2. </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NavWRA1</w:t>
      </w:r>
    </w:p>
    <w:p w:rsidR="00417C8C" w:rsidRDefault="00417C8C">
      <w:r>
        <w:t xml:space="preserve">                                   </w:t>
      </w:r>
      <w:r>
        <w:sym w:font="Wingdings" w:char="F0E0"/>
      </w:r>
      <w:r>
        <w:t xml:space="preserve"> Description: </w:t>
      </w:r>
      <w:r w:rsidRPr="0075400F">
        <w:t>Navigation Link for WRA #1</w:t>
      </w:r>
    </w:p>
    <w:p w:rsidR="00417C8C" w:rsidRDefault="00417C8C">
      <w:r>
        <w:t>[In the left toolbar menu choose Active List]</w:t>
      </w:r>
    </w:p>
    <w:p w:rsidR="00417C8C" w:rsidRDefault="00417C8C">
      <w:r>
        <w:t xml:space="preserve">                                   </w:t>
      </w:r>
      <w:r>
        <w:sym w:font="Wingdings" w:char="F0E0"/>
      </w:r>
      <w:r>
        <w:t xml:space="preserve"> </w:t>
      </w:r>
      <w:proofErr w:type="gramStart"/>
      <w:r>
        <w:t>select</w:t>
      </w:r>
      <w:proofErr w:type="gramEnd"/>
      <w:r>
        <w:t xml:space="preserve"> WebRefTestAsset1 on your Active List and under Contains click Add Selected Items.  Save the asset.</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w:t>
      </w:r>
      <w:r>
        <w:t>2</w:t>
      </w:r>
    </w:p>
    <w:p w:rsidR="00417C8C" w:rsidRDefault="00417C8C">
      <w:r>
        <w:t xml:space="preserve">                                   </w:t>
      </w:r>
      <w:r>
        <w:sym w:font="Wingdings" w:char="F0E0"/>
      </w:r>
      <w:r>
        <w:t xml:space="preserve"> Description: </w:t>
      </w:r>
      <w:r w:rsidRPr="0075400F">
        <w:t>Navigation Link for WRA #</w:t>
      </w:r>
      <w:r>
        <w:t>2</w:t>
      </w:r>
    </w:p>
    <w:p w:rsidR="00417C8C" w:rsidRDefault="00417C8C">
      <w:r>
        <w:t>[In the left toolbar menu choose Active List]</w:t>
      </w:r>
    </w:p>
    <w:p w:rsidR="00417C8C" w:rsidRDefault="00417C8C">
      <w:r>
        <w:t xml:space="preserve">                                   </w:t>
      </w:r>
      <w:r>
        <w:sym w:font="Wingdings" w:char="F0E0"/>
      </w:r>
      <w:r>
        <w:t xml:space="preserve"> </w:t>
      </w:r>
      <w:proofErr w:type="gramStart"/>
      <w:r>
        <w:t>select</w:t>
      </w:r>
      <w:proofErr w:type="gramEnd"/>
      <w:r>
        <w:t xml:space="preserve"> WebRefTestAsset2 on your Active List and under Contains click Add Selected Items.  Save the asset.</w:t>
      </w:r>
    </w:p>
    <w:p w:rsidR="00417C8C" w:rsidRDefault="00417C8C">
      <w:pPr>
        <w:suppressAutoHyphens w:val="0"/>
      </w:pPr>
    </w:p>
    <w:p w:rsidR="00417C8C" w:rsidRDefault="00417C8C">
      <w:pPr>
        <w:suppressAutoHyphens w:val="0"/>
      </w:pPr>
      <w:proofErr w:type="gramStart"/>
      <w:r>
        <w:t>Step 7.</w:t>
      </w:r>
      <w:proofErr w:type="gramEnd"/>
      <w:r>
        <w:t xml:space="preserve">  Place our pages to the site.</w:t>
      </w:r>
    </w:p>
    <w:p w:rsidR="00417C8C" w:rsidRDefault="00417C8C">
      <w:r>
        <w:t>In the left toolbar menu choose Site Plan.</w:t>
      </w:r>
    </w:p>
    <w:p w:rsidR="00417C8C" w:rsidRDefault="00417C8C">
      <w:r>
        <w:t>(You may have to Right Click and Refresh / Refresh All to reload assets created).</w:t>
      </w:r>
    </w:p>
    <w:p w:rsidR="00417C8C" w:rsidRDefault="00417C8C">
      <w:pPr>
        <w:spacing w:after="120"/>
      </w:pPr>
      <w:r>
        <w:t xml:space="preserve">Right Click on Place Pages </w:t>
      </w:r>
      <w:r>
        <w:sym w:font="Wingdings" w:char="F0E0"/>
      </w:r>
      <w:proofErr w:type="gramStart"/>
      <w:r>
        <w:t xml:space="preserve"> For</w:t>
      </w:r>
      <w:proofErr w:type="gramEnd"/>
      <w:r>
        <w:t xml:space="preserve"> GSTNavName give it a rank 0 </w:t>
      </w:r>
      <w:r>
        <w:sym w:font="Wingdings" w:char="F0E0"/>
      </w:r>
      <w:r>
        <w:t xml:space="preserve"> click Save</w:t>
      </w:r>
    </w:p>
    <w:p w:rsidR="00417C8C" w:rsidRDefault="00417C8C">
      <w:pPr>
        <w:spacing w:after="120"/>
      </w:pPr>
      <w:r>
        <w:t>Right Click and click Refresh / Refresh All</w:t>
      </w:r>
    </w:p>
    <w:p w:rsidR="00417C8C" w:rsidRDefault="00417C8C">
      <w:pPr>
        <w:spacing w:after="120"/>
      </w:pPr>
      <w:r>
        <w:t xml:space="preserve">Placed Pages </w:t>
      </w:r>
      <w:r>
        <w:sym w:font="Wingdings" w:char="F0E0"/>
      </w:r>
      <w:r>
        <w:t xml:space="preserve"> GSTNavName should appear </w:t>
      </w:r>
      <w:r>
        <w:sym w:font="Wingdings" w:char="F0E0"/>
      </w:r>
      <w:r>
        <w:t xml:space="preserve"> Right Click GSTNavName </w:t>
      </w:r>
      <w:r>
        <w:sym w:font="Wingdings" w:char="F0E0"/>
      </w:r>
      <w:r>
        <w:t xml:space="preserve"> Place Page </w:t>
      </w:r>
      <w:r>
        <w:sym w:font="Wingdings" w:char="F0E0"/>
      </w:r>
      <w:r>
        <w:t xml:space="preserve"> For NavWRA1 give it a rank 0 </w:t>
      </w:r>
      <w:r>
        <w:sym w:font="Wingdings" w:char="F0E0"/>
      </w:r>
      <w:r>
        <w:t xml:space="preserve"> </w:t>
      </w:r>
    </w:p>
    <w:p w:rsidR="00417C8C" w:rsidRDefault="00417C8C">
      <w:pPr>
        <w:spacing w:after="120"/>
      </w:pPr>
      <w:r>
        <w:t xml:space="preserve">    For NavWRA2 give it a rank 1 </w:t>
      </w:r>
      <w:r>
        <w:sym w:font="Wingdings" w:char="F0E0"/>
      </w:r>
      <w:r>
        <w:t xml:space="preserve"> click Save</w:t>
      </w:r>
    </w:p>
    <w:p w:rsidR="00417C8C" w:rsidRDefault="00417C8C"/>
    <w:p w:rsidR="00417C8C" w:rsidRDefault="00417C8C">
      <w:r>
        <w:t xml:space="preserve">You can now Refresh / Refresh </w:t>
      </w:r>
      <w:proofErr w:type="gramStart"/>
      <w:r>
        <w:t>All</w:t>
      </w:r>
      <w:proofErr w:type="gramEnd"/>
      <w:r>
        <w:t xml:space="preserve"> and will have to following hierarchy: Place Pages </w:t>
      </w:r>
      <w:r>
        <w:sym w:font="Wingdings" w:char="F0E0"/>
      </w:r>
      <w:r>
        <w:t xml:space="preserve"> GSTNavName </w:t>
      </w:r>
      <w:r>
        <w:sym w:font="Wingdings" w:char="F0E0"/>
      </w:r>
      <w:r>
        <w:t xml:space="preserve"> NavWRA1, NavWRA2</w:t>
      </w:r>
      <w:r w:rsidR="00B932A4">
        <w:rPr>
          <w:noProof/>
          <w:lang w:eastAsia="en-US"/>
        </w:rPr>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6161405" cy="2971800"/>
            <wp:effectExtent l="0" t="0" r="0" b="0"/>
            <wp:wrapSquare wrapText="bothSides"/>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61663" cy="2971886"/>
                    </a:xfrm>
                    <a:prstGeom prst="rect">
                      <a:avLst/>
                    </a:prstGeom>
                    <a:noFill/>
                    <a:ln>
                      <a:noFill/>
                    </a:ln>
                  </pic:spPr>
                </pic:pic>
              </a:graphicData>
            </a:graphic>
          </wp:anchor>
        </w:drawing>
      </w:r>
      <w:r>
        <w:br w:type="page"/>
      </w:r>
    </w:p>
    <w:p w:rsidR="00417C8C" w:rsidRDefault="00417C8C">
      <w:proofErr w:type="gramStart"/>
      <w:r>
        <w:lastRenderedPageBreak/>
        <w:t>Step 8.</w:t>
      </w:r>
      <w:proofErr w:type="gramEnd"/>
      <w:r>
        <w:t xml:space="preserve">  Preview the WRANavTest Web-Referenceable Asset.</w:t>
      </w:r>
    </w:p>
    <w:p w:rsidR="00417C8C" w:rsidRDefault="00417C8C">
      <w:r>
        <w:t>You should get a screen like this:</w:t>
      </w:r>
    </w:p>
    <w:p w:rsidR="00417C8C" w:rsidRDefault="00417C8C"/>
    <w:p w:rsidR="00417C8C" w:rsidRDefault="00417C8C">
      <w:r>
        <w:rPr>
          <w:noProof/>
          <w:lang w:eastAsia="en-US"/>
        </w:rPr>
        <w:drawing>
          <wp:inline distT="0" distB="0" distL="0" distR="0">
            <wp:extent cx="6553840" cy="2912952"/>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4142" cy="2913086"/>
                    </a:xfrm>
                    <a:prstGeom prst="rect">
                      <a:avLst/>
                    </a:prstGeom>
                    <a:noFill/>
                    <a:ln>
                      <a:noFill/>
                    </a:ln>
                  </pic:spPr>
                </pic:pic>
              </a:graphicData>
            </a:graphic>
          </wp:inline>
        </w:drawing>
      </w:r>
    </w:p>
    <w:p w:rsidR="00417C8C" w:rsidRDefault="00417C8C"/>
    <w:p w:rsidR="00417C8C" w:rsidRDefault="00417C8C">
      <w:r>
        <w:t>Note: The links use the nice URLs.  Notice the URL at the bottom of the browser that is from an on hover on the second link.</w:t>
      </w:r>
    </w:p>
    <w:p w:rsidR="004F0B9F" w:rsidRDefault="00417C8C">
      <w:pPr>
        <w:suppressAutoHyphens w:val="0"/>
      </w:pPr>
      <w:r>
        <w:t>Note:  “WebRefAsset1-H1Title” is the h1title attribute from WRA #1 since this asset has no linktext value.  “</w:t>
      </w:r>
      <w:proofErr w:type="gramStart"/>
      <w:r>
        <w:t>someLinkText</w:t>
      </w:r>
      <w:proofErr w:type="gramEnd"/>
      <w:r>
        <w:t>” is the linktext value from WRA #2.</w:t>
      </w:r>
    </w:p>
    <w:p w:rsidR="00417C8C" w:rsidRDefault="00417C8C">
      <w:pPr>
        <w:suppressAutoHyphens w:val="0"/>
      </w:pPr>
      <w:r>
        <w:br w:type="page"/>
      </w:r>
    </w:p>
    <w:p w:rsidR="0018023F" w:rsidRDefault="0018023F" w:rsidP="00C2406D">
      <w:pPr>
        <w:pStyle w:val="Heading2"/>
      </w:pPr>
      <w:bookmarkStart w:id="219" w:name="_Toc153280363"/>
      <w:r>
        <w:lastRenderedPageBreak/>
        <w:t>Using JSP Tablib</w:t>
      </w:r>
      <w:bookmarkEnd w:id="219"/>
    </w:p>
    <w:p w:rsidR="0018023F" w:rsidRDefault="0018023F">
      <w:r>
        <w:t xml:space="preserve">In order to use the GST Tablib you need to </w:t>
      </w:r>
      <w:r w:rsidRPr="00C2406D">
        <w:rPr>
          <w:highlight w:val="lightGray"/>
        </w:rPr>
        <w:t>include the tablib in your JSP</w:t>
      </w:r>
      <w:r>
        <w:t>.  This is done by including the following line in your JSP:</w:t>
      </w:r>
    </w:p>
    <w:p w:rsidR="0018023F" w:rsidRPr="00C2406D" w:rsidRDefault="0018023F">
      <w:pPr>
        <w:rPr>
          <w:rStyle w:val="CodeSample"/>
        </w:rPr>
      </w:pPr>
      <w:r w:rsidRPr="00C2406D">
        <w:rPr>
          <w:rStyle w:val="CodeSample"/>
          <w:highlight w:val="lightGray"/>
        </w:rPr>
        <w:t>&lt;%@taglib uri="http://gst.fatwire.com/foundation/tags/gsf" prefix="gsf"%&gt;</w:t>
      </w:r>
    </w:p>
    <w:p w:rsidR="0018023F" w:rsidRDefault="0018023F">
      <w:r w:rsidDel="00772CC0">
        <w:t>Where prefix can be a user defined value, but standard is to use gsf.</w:t>
      </w:r>
      <w:r>
        <w:t xml:space="preserve">  By including this tablib you have access to the GST tags which are </w:t>
      </w:r>
      <w:r w:rsidR="00E921AD" w:rsidRPr="00C87140">
        <w:rPr>
          <w:rStyle w:val="CodeSample"/>
        </w:rPr>
        <w:t>&lt;gsf</w:t>
      </w:r>
      <w:proofErr w:type="gramStart"/>
      <w:r w:rsidR="00E921AD" w:rsidRPr="00C87140">
        <w:rPr>
          <w:rStyle w:val="CodeSample"/>
        </w:rPr>
        <w:t>:asset</w:t>
      </w:r>
      <w:proofErr w:type="gramEnd"/>
      <w:r w:rsidR="00E921AD" w:rsidRPr="00C87140">
        <w:rPr>
          <w:rStyle w:val="CodeSample"/>
        </w:rPr>
        <w:t>-tagged-list&gt;</w:t>
      </w:r>
      <w:r>
        <w:t xml:space="preserve"> and </w:t>
      </w:r>
      <w:r w:rsidR="00E921AD" w:rsidRPr="00C87140">
        <w:rPr>
          <w:rStyle w:val="CodeSample"/>
        </w:rPr>
        <w:t>&lt;gsf:tagged-list&gt;.</w:t>
      </w:r>
    </w:p>
    <w:p w:rsidR="0018023F" w:rsidDel="00772CC0" w:rsidRDefault="0018023F">
      <w:r w:rsidDel="00772CC0">
        <w:t>Note: you must have successfully completed the section Add GST jar to Content Server in order to use the GST Taglib.</w:t>
      </w:r>
    </w:p>
    <w:p w:rsidR="0018023F" w:rsidRDefault="0018023F">
      <w:proofErr w:type="gramStart"/>
      <w:r w:rsidRPr="009D12F2">
        <w:rPr>
          <w:b/>
          <w:u w:val="single"/>
        </w:rPr>
        <w:t>gsf-tagged-list</w:t>
      </w:r>
      <w:proofErr w:type="gramEnd"/>
      <w:r>
        <w:t>:</w:t>
      </w:r>
    </w:p>
    <w:p w:rsidR="0018023F" w:rsidRPr="00C2406D" w:rsidRDefault="0018023F">
      <w:pPr>
        <w:pStyle w:val="NoSpacing"/>
        <w:spacing w:after="40"/>
        <w:rPr>
          <w:rStyle w:val="CodeSample"/>
        </w:rPr>
      </w:pPr>
      <w:r w:rsidRPr="00C2406D">
        <w:rPr>
          <w:rStyle w:val="CodeSample"/>
          <w:highlight w:val="lightGray"/>
        </w:rPr>
        <w:t>&lt;gsf</w:t>
      </w:r>
      <w:proofErr w:type="gramStart"/>
      <w:r w:rsidRPr="00C2406D">
        <w:rPr>
          <w:rStyle w:val="CodeSample"/>
          <w:highlight w:val="lightGray"/>
        </w:rPr>
        <w:t>:tagged</w:t>
      </w:r>
      <w:proofErr w:type="gramEnd"/>
      <w:r w:rsidRPr="00C2406D">
        <w:rPr>
          <w:rStyle w:val="CodeSample"/>
          <w:highlight w:val="lightGray"/>
        </w:rPr>
        <w:t>-list tag=”someValue” outlist=”nameOfOutputList” /&gt;</w:t>
      </w:r>
    </w:p>
    <w:p w:rsidR="0018023F" w:rsidRDefault="0018023F">
      <w:pPr>
        <w:pStyle w:val="NoSpacing"/>
        <w:spacing w:after="40"/>
      </w:pPr>
      <w:r>
        <w:t>This tag searches the GSTTagRegistry table on the attribute ‘tag’ for values matching “someValue” and returns the results as an IList in “nameOfOutputList”.  GSTTagRegistry results returned must valid date range.</w:t>
      </w:r>
    </w:p>
    <w:p w:rsidR="0018023F" w:rsidRDefault="0018023F">
      <w:pPr>
        <w:pStyle w:val="NoSpacing"/>
        <w:spacing w:after="40"/>
      </w:pPr>
    </w:p>
    <w:p w:rsidR="0018023F" w:rsidRDefault="0018023F">
      <w:pPr>
        <w:pStyle w:val="NoSpacing"/>
        <w:spacing w:after="40"/>
      </w:pPr>
      <w:proofErr w:type="gramStart"/>
      <w:r w:rsidRPr="009D12F2">
        <w:rPr>
          <w:b/>
          <w:u w:val="single"/>
        </w:rPr>
        <w:t>gsf-asset-tagged-list</w:t>
      </w:r>
      <w:proofErr w:type="gramEnd"/>
      <w:r>
        <w:t>:</w:t>
      </w:r>
    </w:p>
    <w:p w:rsidR="0018023F" w:rsidRPr="00C2406D" w:rsidRDefault="0018023F">
      <w:pPr>
        <w:pStyle w:val="NoSpacing"/>
        <w:spacing w:after="40"/>
        <w:rPr>
          <w:rStyle w:val="CodeSample"/>
        </w:rPr>
      </w:pPr>
      <w:r w:rsidRPr="00C2406D">
        <w:rPr>
          <w:rStyle w:val="CodeSample"/>
          <w:highlight w:val="lightGray"/>
        </w:rPr>
        <w:t>&lt;gsf</w:t>
      </w:r>
      <w:proofErr w:type="gramStart"/>
      <w:r w:rsidRPr="00C2406D">
        <w:rPr>
          <w:rStyle w:val="CodeSample"/>
          <w:highlight w:val="lightGray"/>
        </w:rPr>
        <w:t>:asset</w:t>
      </w:r>
      <w:proofErr w:type="gramEnd"/>
      <w:r w:rsidRPr="00C2406D">
        <w:rPr>
          <w:rStyle w:val="CodeSample"/>
          <w:highlight w:val="lightGray"/>
        </w:rPr>
        <w:t>-tagged-list assetid=”someId” assettype=”someType” outlist=”someOutputList” /&gt;</w:t>
      </w:r>
    </w:p>
    <w:p w:rsidR="0018023F" w:rsidRDefault="0018023F">
      <w:pPr>
        <w:pStyle w:val="NoSpacing"/>
        <w:spacing w:after="40"/>
      </w:pPr>
      <w:r>
        <w:t>This tag searches the GSTTagRegistry table on the attribute ‘tag’ for values matching the following pattern: asset-someId</w:t>
      </w:r>
      <w:proofErr w:type="gramStart"/>
      <w:r>
        <w:t>:someType</w:t>
      </w:r>
      <w:proofErr w:type="gramEnd"/>
      <w:r>
        <w:t>.</w:t>
      </w:r>
    </w:p>
    <w:p w:rsidR="0018023F" w:rsidRDefault="0018023F">
      <w:pPr>
        <w:pStyle w:val="NoSpacing"/>
        <w:spacing w:after="40"/>
      </w:pPr>
      <w:r>
        <w:t>Note: It can be any asset type not just Web-Referenceable Assets (WRA) stored in the gsttag attribute.</w:t>
      </w:r>
    </w:p>
    <w:p w:rsidR="0018023F" w:rsidRDefault="0018023F">
      <w:pPr>
        <w:pStyle w:val="NoSpacing"/>
        <w:spacing w:after="40"/>
      </w:pPr>
      <w:r>
        <w:t>For example: tag = asset-126885192013</w:t>
      </w:r>
      <w:proofErr w:type="gramStart"/>
      <w:r>
        <w:t>:WebRefTest</w:t>
      </w:r>
      <w:proofErr w:type="gramEnd"/>
    </w:p>
    <w:p w:rsidR="0018023F" w:rsidRDefault="0018023F">
      <w:pPr>
        <w:pStyle w:val="NoSpacing"/>
        <w:spacing w:after="40"/>
      </w:pPr>
      <w:r>
        <w:t xml:space="preserve">When called: </w:t>
      </w:r>
      <w:r w:rsidRPr="00C2406D">
        <w:rPr>
          <w:rStyle w:val="CodeSample"/>
        </w:rPr>
        <w:t>&lt;gsf</w:t>
      </w:r>
      <w:proofErr w:type="gramStart"/>
      <w:r w:rsidRPr="00C2406D">
        <w:rPr>
          <w:rStyle w:val="CodeSample"/>
        </w:rPr>
        <w:t>:asset</w:t>
      </w:r>
      <w:proofErr w:type="gramEnd"/>
      <w:r w:rsidRPr="00C2406D">
        <w:rPr>
          <w:rStyle w:val="CodeSample"/>
        </w:rPr>
        <w:t>-tagged-list assetid=”126885192013” assettype=”WebRefTest” outlist=”webRefList” /&gt;</w:t>
      </w:r>
    </w:p>
    <w:p w:rsidR="0018023F" w:rsidRDefault="0018023F">
      <w:pPr>
        <w:pStyle w:val="NoSpacing"/>
        <w:spacing w:after="40"/>
      </w:pPr>
    </w:p>
    <w:p w:rsidR="0018023F" w:rsidRPr="00C2406D" w:rsidRDefault="0018023F">
      <w:pPr>
        <w:pStyle w:val="NoSpacing"/>
        <w:spacing w:after="40"/>
        <w:rPr>
          <w:b/>
          <w:u w:val="single"/>
        </w:rPr>
      </w:pPr>
      <w:r w:rsidRPr="00C2406D">
        <w:rPr>
          <w:b/>
          <w:u w:val="single"/>
        </w:rPr>
        <w:t>A Note about Date Ranges:</w:t>
      </w:r>
    </w:p>
    <w:p w:rsidR="0018023F" w:rsidRDefault="0018023F">
      <w:pPr>
        <w:pStyle w:val="NoSpacing"/>
        <w:spacing w:after="40"/>
      </w:pPr>
      <w:r>
        <w:t xml:space="preserve">A valid date range is the following: </w:t>
      </w:r>
    </w:p>
    <w:p w:rsidR="0018023F" w:rsidRDefault="0018023F">
      <w:pPr>
        <w:pStyle w:val="NoSpacing"/>
        <w:spacing w:after="40"/>
      </w:pPr>
      <w:proofErr w:type="gramStart"/>
      <w:r>
        <w:t>startDate</w:t>
      </w:r>
      <w:proofErr w:type="gramEnd"/>
      <w:r>
        <w:t xml:space="preserve"> = null &amp; endDate = null</w:t>
      </w:r>
    </w:p>
    <w:p w:rsidR="0018023F" w:rsidRDefault="0018023F">
      <w:pPr>
        <w:pStyle w:val="NoSpacing"/>
        <w:spacing w:after="40"/>
      </w:pPr>
      <w:proofErr w:type="gramStart"/>
      <w:r>
        <w:t>startDate</w:t>
      </w:r>
      <w:proofErr w:type="gramEnd"/>
      <w:r>
        <w:t xml:space="preserve"> = null, effectiveDate is before endDate </w:t>
      </w:r>
      <w:r w:rsidDel="007A22D4">
        <w:t xml:space="preserve">(effectiveDate = null will be </w:t>
      </w:r>
      <w:r w:rsidRPr="00DB1213" w:rsidDel="007A22D4">
        <w:t xml:space="preserve">interpreted </w:t>
      </w:r>
      <w:r w:rsidDel="007A22D4">
        <w:t>as effectiveDate = current time)</w:t>
      </w:r>
    </w:p>
    <w:p w:rsidR="0018023F" w:rsidRDefault="0018023F">
      <w:pPr>
        <w:pStyle w:val="NoSpacing"/>
        <w:spacing w:after="40"/>
      </w:pPr>
      <w:proofErr w:type="gramStart"/>
      <w:r>
        <w:t>endDate</w:t>
      </w:r>
      <w:proofErr w:type="gramEnd"/>
      <w:r>
        <w:t xml:space="preserve"> = null, startDate is before effectiveDate </w:t>
      </w:r>
      <w:r w:rsidDel="007A22D4">
        <w:t xml:space="preserve">(effectiveDate = null will be </w:t>
      </w:r>
      <w:r w:rsidRPr="00DB1213" w:rsidDel="007A22D4">
        <w:t xml:space="preserve">interpreted </w:t>
      </w:r>
      <w:r w:rsidDel="007A22D4">
        <w:t>as effectiveDate= current time)</w:t>
      </w:r>
    </w:p>
    <w:p w:rsidR="0018023F" w:rsidRDefault="0018023F">
      <w:pPr>
        <w:pStyle w:val="NoSpacing"/>
        <w:spacing w:after="40"/>
      </w:pPr>
      <w:proofErr w:type="gramStart"/>
      <w:r>
        <w:t>startdate</w:t>
      </w:r>
      <w:proofErr w:type="gramEnd"/>
      <w:r>
        <w:t xml:space="preserve"> is before effectiveDate and effectiveDate is before endDate  </w:t>
      </w:r>
      <w:r w:rsidDel="007A22D4">
        <w:t xml:space="preserve">(effectiveDate = null will be </w:t>
      </w:r>
      <w:r w:rsidRPr="00DB1213" w:rsidDel="007A22D4">
        <w:t xml:space="preserve">interpreted </w:t>
      </w:r>
      <w:r w:rsidDel="007A22D4">
        <w:t>as effectiveDate= current time)</w:t>
      </w:r>
    </w:p>
    <w:p w:rsidR="0018023F" w:rsidRDefault="0018023F">
      <w:pPr>
        <w:suppressAutoHyphens w:val="0"/>
        <w:rPr>
          <w:rFonts w:ascii="Cambria" w:hAnsi="Cambria"/>
          <w:b/>
          <w:bCs/>
          <w:color w:val="365F91"/>
          <w:sz w:val="28"/>
          <w:szCs w:val="28"/>
        </w:rPr>
      </w:pPr>
      <w:r>
        <w:br w:type="page"/>
      </w:r>
    </w:p>
    <w:p w:rsidR="004F0B9F" w:rsidRDefault="004F0B9F" w:rsidP="00C2406D">
      <w:pPr>
        <w:pStyle w:val="Heading1"/>
      </w:pPr>
      <w:bookmarkStart w:id="220" w:name="_Toc153280364"/>
      <w:r>
        <w:lastRenderedPageBreak/>
        <w:t>PART III: TESTING</w:t>
      </w:r>
      <w:bookmarkEnd w:id="220"/>
    </w:p>
    <w:p w:rsidR="00766645" w:rsidRDefault="00766645">
      <w:pPr>
        <w:suppressAutoHyphens w:val="0"/>
        <w:rPr>
          <w:rFonts w:asciiTheme="majorHAnsi" w:eastAsiaTheme="majorEastAsia" w:hAnsiTheme="majorHAnsi" w:cstheme="majorBidi"/>
          <w:b/>
          <w:bCs/>
          <w:color w:val="4F81BD" w:themeColor="accent1"/>
          <w:sz w:val="26"/>
          <w:szCs w:val="26"/>
        </w:rPr>
      </w:pPr>
    </w:p>
    <w:p w:rsidR="00EE2778" w:rsidRDefault="00EE2778" w:rsidP="00C2406D">
      <w:pPr>
        <w:pStyle w:val="Heading2"/>
      </w:pPr>
      <w:bookmarkStart w:id="221" w:name="__RefHeading__1271_1461085060"/>
      <w:bookmarkStart w:id="222" w:name="_Toc153280365"/>
      <w:bookmarkEnd w:id="221"/>
      <w:r>
        <w:t xml:space="preserve">Test </w:t>
      </w:r>
      <w:r w:rsidR="00417C8C">
        <w:t>WRA Support</w:t>
      </w:r>
      <w:bookmarkEnd w:id="222"/>
    </w:p>
    <w:p w:rsidR="00EE2778" w:rsidRDefault="00EE2778" w:rsidP="00C2406D"/>
    <w:p w:rsidR="004A4C72" w:rsidRDefault="004A4C72">
      <w:pPr>
        <w:pStyle w:val="BodyText"/>
      </w:pPr>
      <w:r>
        <w:t>Note: This test uses the Flex Asset WRA.</w:t>
      </w:r>
    </w:p>
    <w:p w:rsidR="00EE2778" w:rsidRDefault="00EE2778">
      <w:pPr>
        <w:pStyle w:val="BodyText"/>
        <w:rPr>
          <w:b/>
          <w:bCs/>
        </w:rPr>
      </w:pPr>
      <w:r>
        <w:rPr>
          <w:b/>
          <w:bCs/>
        </w:rPr>
        <w:t>Create a new WRA (</w:t>
      </w:r>
      <w:r w:rsidR="00791B2C">
        <w:rPr>
          <w:b/>
          <w:bCs/>
        </w:rPr>
        <w:t>WebRefTest</w:t>
      </w:r>
      <w:r>
        <w:rPr>
          <w:b/>
          <w:bCs/>
        </w:rPr>
        <w:t xml:space="preserve"> for example).</w:t>
      </w:r>
    </w:p>
    <w:p w:rsidR="00EE2778" w:rsidRDefault="00EE2778">
      <w:pPr>
        <w:pStyle w:val="BodyText"/>
        <w:spacing w:after="40"/>
      </w:pPr>
      <w:r>
        <w:t xml:space="preserve">Name: </w:t>
      </w:r>
      <w:r w:rsidR="00791B2C">
        <w:t>WebRefTest</w:t>
      </w:r>
      <w:r>
        <w:t>Asset1</w:t>
      </w:r>
      <w:r w:rsidR="004F0B9F">
        <w:br/>
      </w:r>
      <w:r>
        <w:t>Description: Web Referenceable Test Asset #1</w:t>
      </w:r>
      <w:r w:rsidR="004F0B9F">
        <w:br/>
      </w:r>
      <w:r>
        <w:t xml:space="preserve">Select a Template: </w:t>
      </w:r>
      <w:r w:rsidR="00F549A2">
        <w:t>&lt;will set once we create the Web-Referenceable Test Template example, so EMPTY for now&gt;</w:t>
      </w:r>
      <w:r w:rsidR="004F0B9F">
        <w:br/>
      </w:r>
      <w:r>
        <w:t xml:space="preserve">Path: </w:t>
      </w:r>
      <w:hyperlink r:id="rId46" w:history="1">
        <w:r w:rsidR="004F0B9F" w:rsidRPr="00807411">
          <w:rPr>
            <w:rStyle w:val="Hyperlink"/>
          </w:rPr>
          <w:t>http://localhost:8280/cs/niceURL</w:t>
        </w:r>
      </w:hyperlink>
      <w:r>
        <w:t xml:space="preserve"> (the webroot must match the master virtual webroot in your GSTVirtualWebroot asset)</w:t>
      </w:r>
      <w:r w:rsidR="004F0B9F">
        <w:br/>
      </w:r>
      <w:r>
        <w:t>Start Date: 2010-01-01 15:31:18</w:t>
      </w:r>
      <w:r w:rsidR="004F0B9F">
        <w:br/>
      </w:r>
      <w:r>
        <w:t>End Date: 2020-01-01 15:31:18</w:t>
      </w:r>
      <w:r w:rsidR="004F0B9F">
        <w:br/>
      </w:r>
      <w:r>
        <w:t>*h1title: WebRefAsset1-H1Title</w:t>
      </w:r>
      <w:r w:rsidR="004F0B9F">
        <w:br/>
      </w:r>
      <w:r>
        <w:t xml:space="preserve">linktext: </w:t>
      </w:r>
      <w:r w:rsidR="004F0B9F">
        <w:br/>
      </w:r>
      <w:r>
        <w:t>*metadescription: WebRefAsset1-metadescription</w:t>
      </w:r>
      <w:r w:rsidR="004F0B9F">
        <w:br/>
      </w:r>
      <w:r>
        <w:t>*metatitle: WebRefAsset1-metatitle</w:t>
      </w:r>
      <w:r w:rsidR="004F0B9F">
        <w:br/>
      </w:r>
      <w:r>
        <w:t xml:space="preserve">gsttag: </w:t>
      </w:r>
      <w:r w:rsidR="00E313B4" w:rsidRPr="00E313B4">
        <w:t>gstTag1</w:t>
      </w:r>
      <w:proofErr w:type="gramStart"/>
      <w:r w:rsidR="00E313B4" w:rsidRPr="00E313B4">
        <w:t>,gstTag2,tagValue1</w:t>
      </w:r>
      <w:proofErr w:type="gramEnd"/>
    </w:p>
    <w:p w:rsidR="00EE2778" w:rsidRDefault="00EE2778">
      <w:pPr>
        <w:pStyle w:val="BodyText"/>
      </w:pPr>
    </w:p>
    <w:p w:rsidR="007E5834" w:rsidRDefault="007E5834">
      <w:pPr>
        <w:pStyle w:val="BodyText"/>
        <w:rPr>
          <w:b/>
          <w:bCs/>
        </w:rPr>
      </w:pPr>
      <w:r>
        <w:rPr>
          <w:b/>
          <w:bCs/>
        </w:rPr>
        <w:t>Create another new WRA (</w:t>
      </w:r>
      <w:r w:rsidR="00791B2C">
        <w:rPr>
          <w:b/>
          <w:bCs/>
        </w:rPr>
        <w:t>WebRefTest</w:t>
      </w:r>
      <w:r>
        <w:rPr>
          <w:b/>
          <w:bCs/>
        </w:rPr>
        <w:t xml:space="preserve"> for example).</w:t>
      </w:r>
    </w:p>
    <w:p w:rsidR="007E5834" w:rsidRDefault="007E5834">
      <w:pPr>
        <w:pStyle w:val="BodyText"/>
        <w:spacing w:after="40"/>
      </w:pPr>
      <w:r>
        <w:t xml:space="preserve">Name: </w:t>
      </w:r>
      <w:r w:rsidR="00791B2C">
        <w:t>WebRefTest</w:t>
      </w:r>
      <w:r>
        <w:t>Asset2</w:t>
      </w:r>
      <w:r w:rsidR="004F0B9F">
        <w:br/>
      </w:r>
      <w:r>
        <w:t>Description: Web Referenceable Test Asset #2</w:t>
      </w:r>
      <w:r w:rsidR="004F0B9F">
        <w:br/>
      </w:r>
      <w:r>
        <w:t>Select a</w:t>
      </w:r>
      <w:r w:rsidR="00802606">
        <w:t xml:space="preserve"> Template:  &lt;will set once we create </w:t>
      </w:r>
      <w:r w:rsidR="00C86845">
        <w:t xml:space="preserve">the JSP Taglib Template example, so </w:t>
      </w:r>
      <w:r w:rsidR="0022081A">
        <w:t>EMPTY</w:t>
      </w:r>
      <w:r w:rsidR="00C86845">
        <w:t xml:space="preserve"> for now&gt;</w:t>
      </w:r>
      <w:r w:rsidR="004F0B9F">
        <w:br/>
      </w:r>
      <w:r>
        <w:t xml:space="preserve">Path: </w:t>
      </w:r>
      <w:r w:rsidR="00E65385">
        <w:t xml:space="preserve"> &lt;empty is fine&gt;</w:t>
      </w:r>
      <w:r w:rsidR="004F0B9F">
        <w:br/>
      </w:r>
      <w:r>
        <w:t>Start Date: 2010-01-01 15:31:18</w:t>
      </w:r>
      <w:r w:rsidR="004F0B9F">
        <w:br/>
      </w:r>
      <w:r>
        <w:t>End Date: 2020-01-01 15:31:18</w:t>
      </w:r>
      <w:r w:rsidR="004F0B9F">
        <w:br/>
      </w:r>
      <w:r>
        <w:t>*h1title: WebRefAsset2-H1Title</w:t>
      </w:r>
      <w:r w:rsidR="004F0B9F">
        <w:br/>
      </w:r>
      <w:r>
        <w:t xml:space="preserve">linktext: </w:t>
      </w:r>
      <w:r w:rsidR="00C65ED7">
        <w:t>someLinkText</w:t>
      </w:r>
      <w:r w:rsidR="004F0B9F">
        <w:br/>
      </w:r>
      <w:r>
        <w:t>*metadescription: WebRefAsset2-metadescription</w:t>
      </w:r>
      <w:r w:rsidR="004F0B9F">
        <w:br/>
      </w:r>
      <w:r>
        <w:t>*metatitle: WebRefAsset2-metatitle</w:t>
      </w:r>
      <w:r w:rsidR="004F0B9F">
        <w:br/>
      </w:r>
      <w:r>
        <w:t xml:space="preserve">gsttag: </w:t>
      </w:r>
      <w:r w:rsidR="00E313B4">
        <w:rPr>
          <w:rFonts w:eastAsia="Times New Roman"/>
        </w:rPr>
        <w:t>tagValue1,tagValue2</w:t>
      </w:r>
      <w:r>
        <w:t>, asset-&lt;assetId from WRA #1&gt;:</w:t>
      </w:r>
      <w:r w:rsidR="00791B2C">
        <w:t>WebRefTest</w:t>
      </w:r>
    </w:p>
    <w:p w:rsidR="00EE2778" w:rsidRDefault="00EE2778">
      <w:pPr>
        <w:pStyle w:val="BodyText"/>
      </w:pPr>
      <w:proofErr w:type="gramStart"/>
      <w:r>
        <w:lastRenderedPageBreak/>
        <w:t>On save of WRA</w:t>
      </w:r>
      <w:r w:rsidR="001902B1">
        <w:t xml:space="preserve"> #1</w:t>
      </w:r>
      <w:r w:rsidR="0080578D">
        <w:t xml:space="preserve"> will be a new</w:t>
      </w:r>
      <w:r>
        <w:t xml:space="preserve"> entry in the GSTUrlRegistry since there exists a value for the path attribute.</w:t>
      </w:r>
      <w:proofErr w:type="gramEnd"/>
    </w:p>
    <w:p w:rsidR="000E31AF" w:rsidRDefault="000E31AF">
      <w:pPr>
        <w:pStyle w:val="BodyText"/>
      </w:pPr>
      <w:proofErr w:type="gramStart"/>
      <w:r>
        <w:t>opt_vwebroot</w:t>
      </w:r>
      <w:proofErr w:type="gramEnd"/>
      <w:r>
        <w:t xml:space="preserve"> must match a valid master_vwebroot of a GSTVirtualWebroot asset.</w:t>
      </w:r>
    </w:p>
    <w:p w:rsidR="00EE2778" w:rsidRDefault="00EE2778">
      <w:pPr>
        <w:pStyle w:val="BodyText"/>
      </w:pPr>
      <w:r>
        <w:t>If you do a table dump of GSTUrlRegistry you should get something like:</w:t>
      </w:r>
    </w:p>
    <w:p w:rsidR="00EE2778" w:rsidRPr="004D73B7" w:rsidRDefault="00EE2778">
      <w:pPr>
        <w:pStyle w:val="BodyText"/>
        <w:rPr>
          <w:lang w:val="nl-NL"/>
        </w:rPr>
      </w:pPr>
      <w:r w:rsidRPr="004D73B7">
        <w:rPr>
          <w:lang w:val="nl-NL"/>
        </w:rPr>
        <w:t xml:space="preserve">site: </w:t>
      </w:r>
      <w:r w:rsidR="000D2547">
        <w:fldChar w:fldCharType="begin"/>
      </w:r>
      <w:r w:rsidR="000D2547" w:rsidRPr="009052B1">
        <w:rPr>
          <w:lang w:val="nl-NL"/>
          <w:rPrChange w:id="223" w:author=" Dolf Dijkstra" w:date="2011-04-04T10:35:00Z">
            <w:rPr/>
          </w:rPrChange>
        </w:rPr>
        <w:instrText>HYPERLINK "http://localhost:8280/cs/CatalogManager?ftcmd=selectrow(s)&amp;tablename=GSTUrlRegistry"</w:instrText>
      </w:r>
      <w:r w:rsidR="000D2547">
        <w:fldChar w:fldCharType="separate"/>
      </w:r>
      <w:r w:rsidRPr="004D73B7">
        <w:rPr>
          <w:rStyle w:val="Hyperlink"/>
          <w:lang w:val="nl-NL"/>
        </w:rPr>
        <w:t>http://&lt;server&gt;:&lt;port&gt;/cs/CatalogManager?ftcmd=selectrow%28s%29&amp;tablename=GSTUrlRegistry</w:t>
      </w:r>
      <w:r w:rsidR="000D2547">
        <w:fldChar w:fldCharType="end"/>
      </w:r>
    </w:p>
    <w:p w:rsidR="00EE2778" w:rsidRDefault="00EE2778">
      <w:pPr>
        <w:pStyle w:val="BodyText"/>
      </w:pPr>
      <w:proofErr w:type="gramStart"/>
      <w:r>
        <w:t>ex</w:t>
      </w:r>
      <w:proofErr w:type="gramEnd"/>
      <w:r>
        <w:t xml:space="preserve">: </w:t>
      </w:r>
      <w:hyperlink r:id="rId47" w:history="1">
        <w:r>
          <w:rPr>
            <w:rStyle w:val="Hyperlink"/>
          </w:rPr>
          <w:t>http://localhost:8280/cs/CatalogManager?ftcmd=selectrow%28s%29&amp;tablename=GSTUrlRegistry</w:t>
        </w:r>
      </w:hyperlink>
    </w:p>
    <w:tbl>
      <w:tblPr>
        <w:tblW w:w="14175"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tblPr>
      <w:tblGrid>
        <w:gridCol w:w="1242"/>
        <w:gridCol w:w="3119"/>
        <w:gridCol w:w="992"/>
        <w:gridCol w:w="1134"/>
        <w:gridCol w:w="992"/>
        <w:gridCol w:w="1276"/>
        <w:gridCol w:w="1559"/>
        <w:gridCol w:w="1985"/>
        <w:gridCol w:w="850"/>
        <w:gridCol w:w="1026"/>
      </w:tblGrid>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id</w:t>
            </w:r>
          </w:p>
        </w:tc>
        <w:tc>
          <w:tcPr>
            <w:tcW w:w="3119"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P</w:t>
            </w:r>
            <w:r w:rsidR="00605B91" w:rsidRPr="00120C93">
              <w:rPr>
                <w:rFonts w:ascii="Adobe Arabic" w:eastAsia="Times New Roman" w:hAnsi="Adobe Arabic" w:cs="Adobe Arabic"/>
                <w:color w:val="000000"/>
                <w:kern w:val="0"/>
                <w:sz w:val="20"/>
                <w:szCs w:val="20"/>
                <w:lang w:eastAsia="en-US"/>
              </w:rPr>
              <w:t>ath</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assettype</w:t>
            </w:r>
          </w:p>
        </w:tc>
        <w:tc>
          <w:tcPr>
            <w:tcW w:w="1134"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assetid</w:t>
            </w:r>
          </w:p>
        </w:tc>
        <w:tc>
          <w:tcPr>
            <w:tcW w:w="992"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S</w:t>
            </w:r>
            <w:r w:rsidR="00605B91" w:rsidRPr="00120C93">
              <w:rPr>
                <w:rFonts w:ascii="Adobe Arabic" w:eastAsia="Times New Roman" w:hAnsi="Adobe Arabic" w:cs="Adobe Arabic"/>
                <w:color w:val="000000"/>
                <w:kern w:val="0"/>
                <w:sz w:val="20"/>
                <w:szCs w:val="20"/>
                <w:lang w:eastAsia="en-US"/>
              </w:rPr>
              <w:t>tartdate</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enddate</w:t>
            </w:r>
          </w:p>
        </w:tc>
        <w:tc>
          <w:tcPr>
            <w:tcW w:w="1559"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opt_vwebroot</w:t>
            </w:r>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opt_url_path</w:t>
            </w:r>
          </w:p>
        </w:tc>
        <w:tc>
          <w:tcPr>
            <w:tcW w:w="850"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opt_depth</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opt_site</w:t>
            </w:r>
          </w:p>
        </w:tc>
      </w:tr>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1287167995232</w:t>
            </w:r>
          </w:p>
        </w:tc>
        <w:tc>
          <w:tcPr>
            <w:tcW w:w="3119" w:type="dxa"/>
            <w:shd w:val="clear" w:color="auto" w:fill="auto"/>
            <w:noWrap/>
            <w:vAlign w:val="bottom"/>
            <w:hideMark/>
          </w:tcPr>
          <w:p w:rsidR="00605B91" w:rsidRPr="00120C93" w:rsidRDefault="000D2547">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48" w:history="1">
              <w:r w:rsidR="00605B91" w:rsidRPr="00120C93">
                <w:rPr>
                  <w:rFonts w:ascii="Adobe Arabic" w:eastAsia="Times New Roman" w:hAnsi="Adobe Arabic" w:cs="Adobe Arabic"/>
                  <w:color w:val="0000FF"/>
                  <w:kern w:val="0"/>
                  <w:sz w:val="20"/>
                  <w:szCs w:val="20"/>
                  <w:u w:val="single"/>
                  <w:lang w:eastAsia="en-US"/>
                </w:rPr>
                <w:t>http://localhost:8280/cs/ContentServer/niceURL</w:t>
              </w:r>
            </w:hyperlink>
          </w:p>
        </w:tc>
        <w:tc>
          <w:tcPr>
            <w:tcW w:w="992" w:type="dxa"/>
            <w:shd w:val="clear" w:color="auto" w:fill="auto"/>
            <w:noWrap/>
            <w:vAlign w:val="bottom"/>
            <w:hideMark/>
          </w:tcPr>
          <w:p w:rsidR="00605B91" w:rsidRPr="00120C93" w:rsidRDefault="00791B2C">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WebRefTest</w:t>
            </w:r>
          </w:p>
        </w:tc>
        <w:tc>
          <w:tcPr>
            <w:tcW w:w="1134"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1268851692013</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559" w:type="dxa"/>
            <w:shd w:val="clear" w:color="auto" w:fill="auto"/>
            <w:noWrap/>
            <w:vAlign w:val="bottom"/>
            <w:hideMark/>
          </w:tcPr>
          <w:p w:rsidR="00605B91" w:rsidRPr="00120C93" w:rsidRDefault="000D2547">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49" w:history="1">
              <w:r w:rsidR="00605B91" w:rsidRPr="00120C93">
                <w:rPr>
                  <w:rFonts w:ascii="Adobe Arabic" w:eastAsia="Times New Roman" w:hAnsi="Adobe Arabic" w:cs="Adobe Arabic"/>
                  <w:color w:val="0000FF"/>
                  <w:kern w:val="0"/>
                  <w:sz w:val="20"/>
                  <w:szCs w:val="20"/>
                  <w:u w:val="single"/>
                  <w:lang w:eastAsia="en-US"/>
                </w:rPr>
                <w:t>http://localhost:8280</w:t>
              </w:r>
            </w:hyperlink>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/cs/ContentServer/niceURL</w:t>
            </w:r>
          </w:p>
        </w:tc>
        <w:tc>
          <w:tcPr>
            <w:tcW w:w="850"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4</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GS</w:t>
            </w:r>
            <w:r w:rsidR="0045532B" w:rsidRPr="00120C93">
              <w:rPr>
                <w:rFonts w:ascii="Adobe Arabic" w:eastAsia="Times New Roman" w:hAnsi="Adobe Arabic" w:cs="Adobe Arabic"/>
                <w:color w:val="000000"/>
                <w:kern w:val="0"/>
                <w:sz w:val="20"/>
                <w:szCs w:val="20"/>
                <w:lang w:eastAsia="en-US"/>
              </w:rPr>
              <w:t>F</w:t>
            </w:r>
            <w:r w:rsidRPr="00120C93">
              <w:rPr>
                <w:rFonts w:ascii="Adobe Arabic" w:eastAsia="Times New Roman" w:hAnsi="Adobe Arabic" w:cs="Adobe Arabic"/>
                <w:color w:val="000000"/>
                <w:kern w:val="0"/>
                <w:sz w:val="20"/>
                <w:szCs w:val="20"/>
                <w:lang w:eastAsia="en-US"/>
              </w:rPr>
              <w:t>TestSite</w:t>
            </w:r>
          </w:p>
        </w:tc>
      </w:tr>
    </w:tbl>
    <w:p w:rsidR="00EE2778" w:rsidRDefault="00EE2778">
      <w:pPr>
        <w:pStyle w:val="BodyText"/>
      </w:pPr>
    </w:p>
    <w:p w:rsidR="00A23583" w:rsidRDefault="00A23583">
      <w:pPr>
        <w:pStyle w:val="BodyText"/>
      </w:pPr>
      <w:r>
        <w:t xml:space="preserve">Also on save it will create 3 entries in the GSTTagRegistry for WRA #1 since the gsttag attribute has </w:t>
      </w:r>
      <w:r w:rsidR="00B24D20">
        <w:t>3</w:t>
      </w:r>
      <w:r>
        <w:t xml:space="preserve"> values, gstTag1, gstTag</w:t>
      </w:r>
      <w:r w:rsidR="00B24D20">
        <w:t>2</w:t>
      </w:r>
      <w:proofErr w:type="gramStart"/>
      <w:r w:rsidR="00B24D20">
        <w:t>,tagValue1</w:t>
      </w:r>
      <w:proofErr w:type="gramEnd"/>
      <w:r w:rsidR="00B24D20">
        <w:t>.</w:t>
      </w:r>
    </w:p>
    <w:p w:rsidR="00B24D20" w:rsidRDefault="00B24D20">
      <w:pPr>
        <w:pStyle w:val="BodyText"/>
      </w:pPr>
      <w:r>
        <w:t>It will create 3 entries in the GSTTagRegistry for WRA #2 since the gsttag attribute has 3 values: tagValue1</w:t>
      </w:r>
      <w:proofErr w:type="gramStart"/>
      <w:r>
        <w:t>,tagValue2,asset</w:t>
      </w:r>
      <w:proofErr w:type="gramEnd"/>
      <w:r>
        <w:t>-1268851692013:</w:t>
      </w:r>
      <w:r w:rsidR="00791B2C">
        <w:t>WebRefTest</w:t>
      </w:r>
    </w:p>
    <w:p w:rsidR="00EE2778" w:rsidRDefault="00A23583">
      <w:pPr>
        <w:pStyle w:val="BodyText"/>
      </w:pPr>
      <w:r>
        <w:t xml:space="preserve"> I</w:t>
      </w:r>
      <w:r w:rsidR="00EE2778">
        <w:t>f you do a table dump of GSTTagRegistry you should get something like:</w:t>
      </w:r>
    </w:p>
    <w:p w:rsidR="00EE2778" w:rsidRPr="004D73B7" w:rsidRDefault="00EE2778">
      <w:pPr>
        <w:pStyle w:val="BodyText"/>
        <w:rPr>
          <w:lang w:val="nl-NL"/>
        </w:rPr>
      </w:pPr>
      <w:r w:rsidRPr="004D73B7">
        <w:rPr>
          <w:lang w:val="nl-NL"/>
        </w:rPr>
        <w:t xml:space="preserve">site: </w:t>
      </w:r>
      <w:r w:rsidR="000D2547">
        <w:fldChar w:fldCharType="begin"/>
      </w:r>
      <w:r w:rsidR="000D2547" w:rsidRPr="009052B1">
        <w:rPr>
          <w:lang w:val="nl-NL"/>
          <w:rPrChange w:id="224" w:author=" Dolf Dijkstra" w:date="2011-04-04T10:35:00Z">
            <w:rPr/>
          </w:rPrChange>
        </w:rPr>
        <w:instrText>HYPERLINK "http://localhost:8280/cs/CatalogManager?ftcmd=selectrow(s)&amp;tablename=GSTTagRegistry"</w:instrText>
      </w:r>
      <w:r w:rsidR="000D2547">
        <w:fldChar w:fldCharType="separate"/>
      </w:r>
      <w:r w:rsidRPr="004D73B7">
        <w:rPr>
          <w:rStyle w:val="Hyperlink"/>
          <w:lang w:val="nl-NL"/>
        </w:rPr>
        <w:t>http://&lt;server&gt;:&lt;port&gt;/cs/CatalogManager?ftcmd=selectrow%28s%29&amp;tablename=GSTTagRegistry</w:t>
      </w:r>
      <w:r w:rsidR="000D2547">
        <w:fldChar w:fldCharType="end"/>
      </w:r>
    </w:p>
    <w:p w:rsidR="00EE2778" w:rsidRDefault="00EE2778">
      <w:pPr>
        <w:pStyle w:val="BodyText"/>
      </w:pPr>
      <w:proofErr w:type="gramStart"/>
      <w:r>
        <w:t>ex</w:t>
      </w:r>
      <w:proofErr w:type="gramEnd"/>
      <w:r>
        <w:t xml:space="preserve">: </w:t>
      </w:r>
      <w:hyperlink r:id="rId50" w:history="1">
        <w:r>
          <w:rPr>
            <w:rStyle w:val="Hyperlink"/>
          </w:rPr>
          <w:t>http://localhost:8280/cs/CatalogManager?ftcmd=selectrow%28s%29&amp;tablename=GSTTagRegistry</w:t>
        </w:r>
      </w:hyperlink>
    </w:p>
    <w:p w:rsidR="00EE2778" w:rsidRDefault="00EE2778">
      <w:pPr>
        <w:pStyle w:val="BodyText"/>
      </w:pPr>
    </w:p>
    <w:tbl>
      <w:tblPr>
        <w:tblW w:w="12348" w:type="dxa"/>
        <w:tblInd w:w="93" w:type="dxa"/>
        <w:tblLayout w:type="fixed"/>
        <w:tblLook w:val="04A0"/>
      </w:tblPr>
      <w:tblGrid>
        <w:gridCol w:w="1667"/>
        <w:gridCol w:w="3593"/>
        <w:gridCol w:w="1559"/>
        <w:gridCol w:w="1701"/>
        <w:gridCol w:w="1843"/>
        <w:gridCol w:w="1985"/>
      </w:tblGrid>
      <w:tr w:rsidR="00037F61" w:rsidRPr="00037F61" w:rsidTr="001F65C6">
        <w:trPr>
          <w:trHeight w:val="360"/>
        </w:trPr>
        <w:tc>
          <w:tcPr>
            <w:tcW w:w="16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id</w:t>
            </w:r>
          </w:p>
        </w:tc>
        <w:tc>
          <w:tcPr>
            <w:tcW w:w="359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tag</w:t>
            </w:r>
          </w:p>
        </w:tc>
        <w:tc>
          <w:tcPr>
            <w:tcW w:w="1559"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assettype</w:t>
            </w:r>
          </w:p>
        </w:tc>
        <w:tc>
          <w:tcPr>
            <w:tcW w:w="1701"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assetid</w:t>
            </w:r>
          </w:p>
        </w:tc>
        <w:tc>
          <w:tcPr>
            <w:tcW w:w="184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startdate</w:t>
            </w:r>
          </w:p>
        </w:tc>
        <w:tc>
          <w:tcPr>
            <w:tcW w:w="1985"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enddate</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1268851735918</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1268851735919</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gstTag2</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1268851735920</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sidRPr="00E313B4">
              <w:t>tagValue1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1268851739389</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tagValue1</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1268851739390</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tagValue2</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1268851739391</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rPr>
                <w:rFonts w:eastAsia="Times New Roman"/>
                <w:color w:val="000000"/>
                <w:kern w:val="0"/>
                <w:lang w:eastAsia="en-US"/>
              </w:rPr>
            </w:pPr>
            <w:r w:rsidRPr="00037F61">
              <w:rPr>
                <w:rFonts w:eastAsia="Times New Roman"/>
                <w:color w:val="000000"/>
                <w:kern w:val="0"/>
                <w:lang w:eastAsia="en-US"/>
              </w:rPr>
              <w:t>asset-1268851692013:</w:t>
            </w:r>
            <w:r w:rsidR="00791B2C">
              <w:rPr>
                <w:rFonts w:eastAsia="Times New Roman"/>
                <w:color w:val="000000"/>
                <w:kern w:val="0"/>
                <w:lang w:eastAsia="en-US"/>
              </w:rPr>
              <w:t>WebRefTest</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bl>
    <w:p w:rsidR="00EE2778" w:rsidRDefault="00EE2778">
      <w:pPr>
        <w:pStyle w:val="BodyText"/>
      </w:pPr>
    </w:p>
    <w:p w:rsidR="007953DA" w:rsidRDefault="007953DA">
      <w:pPr>
        <w:suppressAutoHyphens w:val="0"/>
      </w:pPr>
      <w:r>
        <w:br w:type="page"/>
      </w:r>
    </w:p>
    <w:p w:rsidR="00EE2778" w:rsidRDefault="00EE2778">
      <w:pPr>
        <w:pStyle w:val="BodyText"/>
        <w:rPr>
          <w:b/>
          <w:bCs/>
        </w:rPr>
      </w:pPr>
      <w:r>
        <w:rPr>
          <w:b/>
          <w:bCs/>
        </w:rPr>
        <w:lastRenderedPageBreak/>
        <w:t>Test Template</w:t>
      </w:r>
    </w:p>
    <w:p w:rsidR="00EE2778" w:rsidRDefault="00EE2778">
      <w:pPr>
        <w:pStyle w:val="BodyText"/>
      </w:pPr>
      <w:r>
        <w:t>This test template displays the H1 Title attribute and makes a link to the very same asset.  It tests that you are able to retrieve data from the Web-Referenceable Asset and that links (proper URL) can be created by the GST.</w:t>
      </w:r>
    </w:p>
    <w:p w:rsidR="00EE2778" w:rsidRDefault="00EE2778">
      <w:pPr>
        <w:pStyle w:val="BodyText"/>
      </w:pPr>
      <w:r>
        <w:t>Create a new Template named: WebRefTemplateGeneric</w:t>
      </w:r>
    </w:p>
    <w:p w:rsidR="00EE2778" w:rsidRDefault="00EE2778">
      <w:pPr>
        <w:pStyle w:val="BodyText"/>
      </w:pPr>
      <w:r>
        <w:t xml:space="preserve">For Asset Type: </w:t>
      </w:r>
      <w:r w:rsidR="00791B2C">
        <w:t>WebRefTest</w:t>
      </w:r>
    </w:p>
    <w:p w:rsidR="00486667" w:rsidRDefault="00EE2778">
      <w:pPr>
        <w:pStyle w:val="BodyText"/>
      </w:pPr>
      <w:r>
        <w:t>Add to the appropriate area of Element Logic:</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 page import="com.fatwire.assetapi.data.AssetData,</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com.fatwire.gst.foundation.facade.assetapi.AssetDataUtils,</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com.fatwire.gst.foundation.facade.assetapi.AttributeDataUtils"</w:t>
      </w:r>
    </w:p>
    <w:p w:rsidR="00486667" w:rsidRPr="00721EE8" w:rsidRDefault="00E921AD">
      <w:pPr>
        <w:pStyle w:val="BodyText"/>
        <w:rPr>
          <w:rStyle w:val="CodeSample"/>
          <w:sz w:val="16"/>
          <w:szCs w:val="16"/>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w:t>
      </w:r>
      <w:proofErr w:type="gramStart"/>
      <w:r w:rsidRPr="00721EE8">
        <w:rPr>
          <w:rStyle w:val="CodeSample"/>
          <w:sz w:val="16"/>
          <w:szCs w:val="16"/>
          <w:highlight w:val="lightGray"/>
        </w:rPr>
        <w:t>AssetDataUtils.getAssetData(</w:t>
      </w:r>
      <w:proofErr w:type="gramEnd"/>
      <w:r w:rsidRPr="00721EE8">
        <w:rPr>
          <w:rStyle w:val="CodeSample"/>
          <w:sz w:val="16"/>
          <w:szCs w:val="16"/>
          <w:highlight w:val="lightGray"/>
        </w:rPr>
        <w:t xml:space="preserve">ics.GetVar("c"), ics.GetVar("cid"),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html</w:t>
      </w:r>
      <w:proofErr w:type="gramEnd"/>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head</w:t>
      </w:r>
      <w:proofErr w:type="gramEnd"/>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w:t>
      </w:r>
      <w:proofErr w:type="gramStart"/>
      <w:r w:rsidRPr="00721EE8">
        <w:rPr>
          <w:rStyle w:val="CodeSample"/>
          <w:sz w:val="16"/>
          <w:szCs w:val="16"/>
          <w:highlight w:val="lightGray"/>
        </w:rPr>
        <w:t>AttributeDataUtils.asString(</w:t>
      </w:r>
      <w:proofErr w:type="gramEnd"/>
      <w:r w:rsidRPr="00721EE8">
        <w:rPr>
          <w:rStyle w:val="CodeSample"/>
          <w:sz w:val="16"/>
          <w:szCs w:val="16"/>
          <w:highlight w:val="lightGray"/>
        </w:rPr>
        <w:t>ad.getAttributeData("metatitle"))%&gt;'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w:t>
      </w:r>
      <w:proofErr w:type="gramStart"/>
      <w:r w:rsidRPr="00721EE8">
        <w:rPr>
          <w:rStyle w:val="CodeSample"/>
          <w:sz w:val="16"/>
          <w:szCs w:val="16"/>
          <w:highlight w:val="lightGray"/>
        </w:rPr>
        <w:t>AttributeDataUtils.asString(</w:t>
      </w:r>
      <w:proofErr w:type="gramEnd"/>
      <w:r w:rsidRPr="00721EE8">
        <w:rPr>
          <w:rStyle w:val="CodeSample"/>
          <w:sz w:val="16"/>
          <w:szCs w:val="16"/>
          <w:highlight w:val="lightGray"/>
        </w:rPr>
        <w:t>ad.getAttributeData("metadescription"))%&gt;'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w:t>
      </w:r>
      <w:proofErr w:type="gramStart"/>
      <w:r w:rsidRPr="00721EE8">
        <w:rPr>
          <w:rStyle w:val="CodeSample"/>
          <w:sz w:val="16"/>
          <w:szCs w:val="16"/>
          <w:highlight w:val="lightGray"/>
        </w:rPr>
        <w:t>AttributeDataUtils.asString(</w:t>
      </w:r>
      <w:proofErr w:type="gramEnd"/>
      <w:r w:rsidRPr="00721EE8">
        <w:rPr>
          <w:rStyle w:val="CodeSample"/>
          <w:sz w:val="16"/>
          <w:szCs w:val="16"/>
          <w:highlight w:val="lightGray"/>
        </w:rPr>
        <w:t>ad.getAttributeData("metakeyword"))%&gt;'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title</w:t>
      </w:r>
      <w:proofErr w:type="gramEnd"/>
      <w:r w:rsidRPr="00721EE8">
        <w:rPr>
          <w:rStyle w:val="CodeSample"/>
          <w:sz w:val="16"/>
          <w:szCs w:val="16"/>
          <w:highlight w:val="lightGray"/>
        </w:rPr>
        <w:t>&gt;&lt;%=AttributeDataUtils.asString(ad.getAttributeData("metatitle"))%&gt; | &lt;ics:getvar name="site" /&gt;&lt;/title&gt;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body</w:t>
      </w:r>
      <w:proofErr w:type="gramEnd"/>
      <w:r w:rsidRPr="00721EE8">
        <w:rPr>
          <w:rStyle w:val="CodeSample"/>
          <w:sz w:val="16"/>
          <w:szCs w:val="16"/>
          <w:highlight w:val="lightGray"/>
        </w:rPr>
        <w:t xml:space="preserve">&gt;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&lt;h1&gt;&lt;%=</w:t>
      </w:r>
      <w:proofErr w:type="gramStart"/>
      <w:r w:rsidRPr="00721EE8">
        <w:rPr>
          <w:rStyle w:val="CodeSample"/>
          <w:sz w:val="16"/>
          <w:szCs w:val="16"/>
          <w:highlight w:val="lightGray"/>
        </w:rPr>
        <w:t>AttributeDataUtils.asString(</w:t>
      </w:r>
      <w:proofErr w:type="gramEnd"/>
      <w:r w:rsidRPr="00721EE8">
        <w:rPr>
          <w:rStyle w:val="CodeSample"/>
          <w:sz w:val="16"/>
          <w:szCs w:val="16"/>
          <w:highlight w:val="lightGray"/>
        </w:rPr>
        <w:t>ad.getAttributeData("h1title"))%&gt;&lt;/h1&gt;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&lt;render</w:t>
      </w:r>
      <w:proofErr w:type="gramStart"/>
      <w:r w:rsidRPr="00721EE8">
        <w:rPr>
          <w:rStyle w:val="CodeSample"/>
          <w:sz w:val="16"/>
          <w:szCs w:val="16"/>
          <w:highlight w:val="lightGray"/>
        </w:rPr>
        <w:t>:gettemplateurl</w:t>
      </w:r>
      <w:proofErr w:type="gramEnd"/>
      <w:r w:rsidRPr="00721EE8">
        <w:rPr>
          <w:rStyle w:val="CodeSample"/>
          <w:sz w:val="16"/>
          <w:szCs w:val="16"/>
          <w:highlight w:val="lightGray"/>
        </w:rPr>
        <w:t xml:space="preserve"> site='&lt;%=ics.GetVar("site")%&gt;' tname="WebRefTemplateGeneric" tid='&lt;%=ics.GetVar("tid")%&gt;' slotname="WebRefLink" c='&lt;%= ics.GetVar("c") %&gt;' cid='&lt;%= ics.GetVar("cid") %&gt;' outstr="linkURL"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&lt;a href='&lt;%=</w:t>
      </w:r>
      <w:proofErr w:type="gramStart"/>
      <w:r w:rsidRPr="00721EE8">
        <w:rPr>
          <w:rStyle w:val="CodeSample"/>
          <w:sz w:val="16"/>
          <w:szCs w:val="16"/>
          <w:highlight w:val="lightGray"/>
        </w:rPr>
        <w:t>ics.GetVar(</w:t>
      </w:r>
      <w:proofErr w:type="gramEnd"/>
      <w:r w:rsidRPr="00721EE8">
        <w:rPr>
          <w:rStyle w:val="CodeSample"/>
          <w:sz w:val="16"/>
          <w:szCs w:val="16"/>
          <w:highlight w:val="lightGray"/>
        </w:rPr>
        <w:t>"linkURL")%&gt;'&gt; Link to same asset &lt;/a&gt;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&lt;/body&gt;</w:t>
      </w:r>
    </w:p>
    <w:p w:rsidR="00CA1460" w:rsidRPr="00721EE8" w:rsidRDefault="00E921AD">
      <w:pPr>
        <w:widowControl w:val="0"/>
        <w:suppressAutoHyphens w:val="0"/>
        <w:autoSpaceDE w:val="0"/>
        <w:autoSpaceDN w:val="0"/>
        <w:adjustRightInd w:val="0"/>
        <w:spacing w:after="0" w:line="240" w:lineRule="auto"/>
        <w:rPr>
          <w:rStyle w:val="CodeSample"/>
          <w:sz w:val="16"/>
          <w:szCs w:val="16"/>
        </w:rPr>
      </w:pPr>
      <w:r w:rsidRPr="00721EE8">
        <w:rPr>
          <w:rStyle w:val="CodeSample"/>
          <w:sz w:val="16"/>
          <w:szCs w:val="16"/>
          <w:highlight w:val="lightGray"/>
        </w:rPr>
        <w:t>&lt;/html&gt;</w:t>
      </w:r>
    </w:p>
    <w:p w:rsidR="00677044" w:rsidRDefault="00677044">
      <w:pPr>
        <w:suppressAutoHyphens w:val="0"/>
        <w:rPr>
          <w:rFonts w:ascii="Monaco" w:eastAsia="Monaco" w:hAnsi="Monaco" w:cs="Monaco"/>
          <w:color w:val="008080"/>
        </w:rPr>
      </w:pPr>
      <w:r>
        <w:rPr>
          <w:rFonts w:ascii="Monaco" w:eastAsia="Monaco" w:hAnsi="Monaco" w:cs="Monaco"/>
          <w:color w:val="008080"/>
        </w:rPr>
        <w:br w:type="page"/>
      </w:r>
    </w:p>
    <w:p w:rsidR="00EE2778" w:rsidRDefault="00677044">
      <w:pPr>
        <w:autoSpaceDE w:val="0"/>
        <w:rPr>
          <w:rFonts w:eastAsia="Monaco" w:cs="Monaco"/>
        </w:rPr>
      </w:pPr>
      <w:r>
        <w:rPr>
          <w:rFonts w:eastAsia="Monaco" w:cs="Monaco"/>
        </w:rPr>
        <w:lastRenderedPageBreak/>
        <w:t>To use the JSP Tablib you can create a Template with the following code:</w:t>
      </w:r>
    </w:p>
    <w:p w:rsidR="00AA2862" w:rsidRDefault="00AA2862">
      <w:pPr>
        <w:pStyle w:val="BodyText"/>
      </w:pPr>
      <w:r>
        <w:t>Create a new Template named: WebRefTaglibExample</w:t>
      </w:r>
    </w:p>
    <w:p w:rsidR="00AA2862" w:rsidRDefault="00AA2862">
      <w:pPr>
        <w:pStyle w:val="BodyText"/>
      </w:pPr>
      <w:r>
        <w:t xml:space="preserve">For Asset Type: </w:t>
      </w:r>
      <w:r w:rsidR="00791B2C">
        <w:t>WebRefTest</w:t>
      </w:r>
    </w:p>
    <w:p w:rsidR="00AA2862" w:rsidRDefault="00AA2862">
      <w:pPr>
        <w:pStyle w:val="BodyText"/>
      </w:pPr>
      <w:r>
        <w:t>Add to the appropriate area of Element Logic:</w:t>
      </w:r>
    </w:p>
    <w:p w:rsidR="00432E31" w:rsidRPr="004A7B38" w:rsidRDefault="00E921AD">
      <w:pPr>
        <w:pStyle w:val="BodyText"/>
        <w:rPr>
          <w:rStyle w:val="CodeSample"/>
        </w:rPr>
      </w:pPr>
      <w:r>
        <w:rPr>
          <w:rStyle w:val="CodeSample"/>
        </w:rPr>
        <w:t>&lt;%@ taglib prefix="cs" uri="futuretense_cs/ftcs1_0.tld"</w:t>
      </w:r>
      <w:r>
        <w:rPr>
          <w:rStyle w:val="CodeSample"/>
        </w:rPr>
        <w:br/>
        <w:t>%&gt;&lt;%@ taglib prefix="asset" uri="futuretense_cs/asset.tld"</w:t>
      </w:r>
      <w:r>
        <w:rPr>
          <w:rStyle w:val="CodeSample"/>
        </w:rPr>
        <w:br/>
        <w:t>%&gt;&lt;%@ taglib prefix="ics" uri="futuretense_cs/ics.tld"</w:t>
      </w:r>
      <w:r>
        <w:rPr>
          <w:rStyle w:val="CodeSample"/>
        </w:rPr>
        <w:br/>
        <w:t>%&gt;&lt;%@ taglib prefix="gsf" uri=</w:t>
      </w:r>
      <w:hyperlink r:id="rId51" w:history="1">
        <w:r>
          <w:rPr>
            <w:rStyle w:val="Hyperlink"/>
            <w:rFonts w:ascii="Courier New" w:hAnsi="Courier New" w:cs="Courier New"/>
            <w:kern w:val="20"/>
            <w:sz w:val="20"/>
            <w:szCs w:val="20"/>
          </w:rPr>
          <w:t>http://gst.fatwire.com/foundation/tags/gsf</w:t>
        </w:r>
      </w:hyperlink>
      <w:r>
        <w:rPr>
          <w:rStyle w:val="CodeSample"/>
        </w:rPr>
        <w:br/>
        <w:t>%&gt;&lt;%@ page import="COM.FutureTense.Interfaces.*,</w:t>
      </w:r>
      <w:r>
        <w:rPr>
          <w:rStyle w:val="CodeSample"/>
        </w:rPr>
        <w:br/>
        <w:t xml:space="preserve">                   com.fatwire.assetapi.data.AssetData,</w:t>
      </w:r>
      <w:r>
        <w:rPr>
          <w:rStyle w:val="CodeSample"/>
        </w:rPr>
        <w:br/>
        <w:t xml:space="preserve">                   com.fatwire.gst.foundation.facade.assetapi.AssetDataUtils,</w:t>
      </w:r>
      <w:r>
        <w:rPr>
          <w:rStyle w:val="CodeSample"/>
        </w:rPr>
        <w:br/>
        <w:t xml:space="preserve">                   com.fatwire.gst.foundation.facade.assetapi.AttributeDataUtils,</w:t>
      </w:r>
      <w:r>
        <w:rPr>
          <w:rStyle w:val="CodeSample"/>
        </w:rPr>
        <w:br/>
        <w:t xml:space="preserve">                   com.fatwire.gst.foundation.facade.assetapi.AssetIdIList,</w:t>
      </w:r>
      <w:r>
        <w:rPr>
          <w:rStyle w:val="CodeSample"/>
        </w:rPr>
        <w:br/>
        <w:t xml:space="preserve">                   com.fatwire.gst.foundation.facade.sql.*"</w:t>
      </w:r>
      <w:r>
        <w:rPr>
          <w:rStyle w:val="CodeSample"/>
        </w:rPr>
        <w:br/>
        <w:t>%&gt;&lt;cs:ftcs&gt;</w:t>
      </w:r>
      <w:r>
        <w:rPr>
          <w:rStyle w:val="CodeSample"/>
        </w:rPr>
        <w:br/>
        <w:t>&lt;ics:if condition='&lt;%=ics.GetVar("tid")!=null%&gt;'&gt;&lt;ics:then&gt;&lt;render:logdep cid='&lt;%=ics.GetVar("tid")%&gt;' c="Template"/&gt;&lt;/ics:then&gt;&lt;/ics:if&gt;</w:t>
      </w:r>
      <w:r>
        <w:rPr>
          <w:rStyle w:val="CodeSample"/>
        </w:rPr>
        <w:br/>
        <w:t>&lt;%</w:t>
      </w:r>
      <w:r>
        <w:rPr>
          <w:rStyle w:val="CodeSample"/>
        </w:rPr>
        <w:br/>
        <w:t xml:space="preserve">    AssetData ad = AssetDataUtils.getAssetData(ics.GetVar("c"), ics.GetVar("cid"), </w:t>
      </w:r>
      <w:r>
        <w:rPr>
          <w:rStyle w:val="CodeSample"/>
        </w:rPr>
        <w:br/>
        <w:t xml:space="preserve">            "metatitle", "metadescription", "metakeyword", "h1title", "linktext");</w:t>
      </w:r>
      <w:r>
        <w:rPr>
          <w:rStyle w:val="CodeSample"/>
        </w:rPr>
        <w:br/>
        <w:t>%&gt;</w:t>
      </w:r>
      <w:r>
        <w:rPr>
          <w:rStyle w:val="CodeSample"/>
        </w:rPr>
        <w:br/>
        <w:t>&lt;html&gt;</w:t>
      </w:r>
      <w:r>
        <w:rPr>
          <w:rStyle w:val="CodeSample"/>
        </w:rPr>
        <w:br/>
        <w:t>&lt;head&gt;</w:t>
      </w:r>
      <w:r>
        <w:rPr>
          <w:rStyle w:val="CodeSample"/>
        </w:rPr>
        <w:br/>
        <w:t xml:space="preserve">    &lt;meta name="title" content='&lt;%=AttributeDataUtils.asString(ad.getAttributeData("metatitle"))%&gt;' /&gt;</w:t>
      </w:r>
      <w:r>
        <w:rPr>
          <w:rStyle w:val="CodeSample"/>
        </w:rPr>
        <w:br/>
        <w:t xml:space="preserve">    &lt;meta name="description" content='&lt;%=AttributeDataUtils.asString(ad.getAttributeData("metadescription"))%&gt;' /&gt;</w:t>
      </w:r>
      <w:r>
        <w:rPr>
          <w:rStyle w:val="CodeSample"/>
        </w:rPr>
        <w:br/>
        <w:t xml:space="preserve">    &lt;meta name="keyword" content='&lt;%=AttributeDataUtils.asString(ad.getAttributeData("metakeyword"))%&gt;' /&gt;</w:t>
      </w:r>
      <w:r>
        <w:rPr>
          <w:rStyle w:val="CodeSample"/>
        </w:rPr>
        <w:br/>
        <w:t xml:space="preserve">    &lt;title&gt;&lt;%=AttributeDataUtils.asString(ad.getAttributeData("metatitle"))%&gt; | &lt;ics:getvar name="site" /&gt;&lt;/title&gt;</w:t>
      </w:r>
      <w:r>
        <w:rPr>
          <w:rStyle w:val="CodeSample"/>
        </w:rPr>
        <w:br/>
        <w:t>&lt;/head&gt;</w:t>
      </w:r>
      <w:r>
        <w:rPr>
          <w:rStyle w:val="CodeSample"/>
        </w:rPr>
        <w:br/>
        <w:t>&lt;body&gt;</w:t>
      </w:r>
      <w:r>
        <w:rPr>
          <w:rStyle w:val="CodeSample"/>
        </w:rPr>
        <w:br/>
        <w:t>&lt;%-- for the tag='', put in a value that exists in the tag column of the GSTTagRegistry table --%&gt;</w:t>
      </w:r>
      <w:r>
        <w:rPr>
          <w:rStyle w:val="CodeSample"/>
        </w:rPr>
        <w:br/>
        <w:t>&lt;%</w:t>
      </w:r>
      <w:r>
        <w:rPr>
          <w:rStyle w:val="CodeSample"/>
        </w:rPr>
        <w:br/>
        <w:t xml:space="preserve">    String tagColumnValue = "large";</w:t>
      </w:r>
      <w:r>
        <w:rPr>
          <w:rStyle w:val="CodeSample"/>
        </w:rPr>
        <w:br/>
        <w:t>%&gt;</w:t>
      </w:r>
      <w:r>
        <w:rPr>
          <w:rStyle w:val="CodeSample"/>
        </w:rPr>
        <w:br/>
        <w:t>&lt;%-- for valid row(s) in the GSTTagRegistry that has the tag attribute equal to tagColumnValue display the total count, assetId and assetType --%&gt;</w:t>
      </w:r>
      <w:r>
        <w:rPr>
          <w:rStyle w:val="CodeSample"/>
        </w:rPr>
        <w:br/>
        <w:t>&lt;gsf:tagged-list tag="&lt;%= tagColumnValue %&gt;" outlist="gsfTaggedList" /&gt;</w:t>
      </w:r>
      <w:r>
        <w:rPr>
          <w:rStyle w:val="CodeSample"/>
        </w:rPr>
        <w:br/>
        <w:t>&lt;%</w:t>
      </w:r>
      <w:r>
        <w:rPr>
          <w:rStyle w:val="CodeSample"/>
        </w:rPr>
        <w:br/>
      </w:r>
      <w:r>
        <w:rPr>
          <w:rStyle w:val="CodeSample"/>
        </w:rPr>
        <w:lastRenderedPageBreak/>
        <w:t xml:space="preserve">    out.println("&lt;br/&gt;&lt;br/&gt; Entries in gsf:tagged-list matching tag='"+tagColumnValue+"'");</w:t>
      </w:r>
      <w:r>
        <w:rPr>
          <w:rStyle w:val="CodeSample"/>
        </w:rPr>
        <w:br/>
      </w:r>
      <w:r>
        <w:rPr>
          <w:rStyle w:val="CodeSample"/>
        </w:rPr>
        <w:tab/>
        <w:t>for (Row listRow : new IListIterable(ics.GetList("gsfTaggedList"))) {</w:t>
      </w:r>
      <w:r>
        <w:rPr>
          <w:rStyle w:val="CodeSample"/>
        </w:rPr>
        <w:br/>
      </w:r>
      <w:r>
        <w:rPr>
          <w:rStyle w:val="CodeSample"/>
        </w:rPr>
        <w:tab/>
        <w:t xml:space="preserve">      Long assetId = listRow.getLong(AssetIdIList.ASSETID);</w:t>
      </w:r>
      <w:r>
        <w:rPr>
          <w:rStyle w:val="CodeSample"/>
        </w:rPr>
        <w:br/>
      </w:r>
      <w:r>
        <w:rPr>
          <w:rStyle w:val="CodeSample"/>
        </w:rPr>
        <w:tab/>
        <w:t xml:space="preserve">      String assetType = listRow.getString(AssetIdIList.ASSETTYPE);</w:t>
      </w:r>
      <w:r>
        <w:rPr>
          <w:rStyle w:val="CodeSample"/>
        </w:rPr>
        <w:br/>
      </w:r>
      <w:r>
        <w:rPr>
          <w:rStyle w:val="CodeSample"/>
        </w:rPr>
        <w:tab/>
        <w:t xml:space="preserve">   </w:t>
      </w:r>
      <w:r>
        <w:rPr>
          <w:rStyle w:val="CodeSample"/>
        </w:rPr>
        <w:tab/>
        <w:t>out.println("&lt;br/&gt; assetId= "+assetId+", assetType="+assetType);</w:t>
      </w:r>
      <w:r>
        <w:rPr>
          <w:rStyle w:val="CodeSample"/>
        </w:rPr>
        <w:br/>
      </w:r>
      <w:r>
        <w:rPr>
          <w:rStyle w:val="CodeSample"/>
        </w:rPr>
        <w:tab/>
        <w:t>}</w:t>
      </w:r>
      <w:r>
        <w:rPr>
          <w:rStyle w:val="CodeSample"/>
        </w:rPr>
        <w:br/>
        <w:t>%&gt;</w:t>
      </w:r>
    </w:p>
    <w:p w:rsidR="00432E31" w:rsidRPr="004A7B38" w:rsidRDefault="00E921AD">
      <w:pPr>
        <w:pStyle w:val="BodyText"/>
        <w:rPr>
          <w:rStyle w:val="CodeSample"/>
        </w:rPr>
      </w:pPr>
      <w:r>
        <w:rPr>
          <w:rStyle w:val="CodeSample"/>
        </w:rPr>
        <w:br/>
        <w:t>&lt;%-- Find WRA1 since WRA2 gsttag attribute contains it (we should probably use asset:list instead)  --%&gt;</w:t>
      </w:r>
      <w:r>
        <w:rPr>
          <w:rStyle w:val="CodeSample"/>
        </w:rPr>
        <w:br/>
        <w:t>&lt;asset:load name="wraLoad" type="TestWRA" field="name" value="taxi" site='&lt;%= ics.GetVar("site") %&gt;'/&gt;</w:t>
      </w:r>
      <w:r>
        <w:rPr>
          <w:rStyle w:val="CodeSample"/>
        </w:rPr>
        <w:br/>
        <w:t>&lt;asset:get name="wraLoad" field="id" output="wraLoadId" /&gt;</w:t>
      </w:r>
      <w:r>
        <w:rPr>
          <w:rStyle w:val="CodeSample"/>
        </w:rPr>
        <w:br/>
      </w:r>
      <w:r>
        <w:rPr>
          <w:rStyle w:val="CodeSample"/>
        </w:rPr>
        <w:br/>
        <w:t>&lt;%-- Given a particular Asset Id and Asset Type, find valid GSTTagRegistry entries that contain this pairing information --%&gt;</w:t>
      </w:r>
      <w:r>
        <w:rPr>
          <w:rStyle w:val="CodeSample"/>
        </w:rPr>
        <w:br/>
        <w:t>&lt;gsf:asset-tagged-list assetid='&lt;%= ics.GetVar("wraLoadId") %&gt;' assettype='TestWRA' outlist="gsfAssetTaggedList" /&gt;</w:t>
      </w:r>
      <w:r>
        <w:rPr>
          <w:rStyle w:val="CodeSample"/>
        </w:rPr>
        <w:br/>
        <w:t>&lt;%</w:t>
      </w:r>
      <w:r>
        <w:rPr>
          <w:rStyle w:val="CodeSample"/>
        </w:rPr>
        <w:br/>
        <w:t xml:space="preserve">    out.println("&lt;br/&gt;&lt;br/&gt; Entries in gsf:asset-tagged-list matching tag='asset "+ics.GetVar("wraLoadId")+":TestWRA"+"'");</w:t>
      </w:r>
      <w:r>
        <w:rPr>
          <w:rStyle w:val="CodeSample"/>
        </w:rPr>
        <w:br/>
        <w:t xml:space="preserve">    for (Row listRow : new IListIterable(ics.GetList("gsfAssetTaggedList"))) {</w:t>
      </w:r>
      <w:r>
        <w:rPr>
          <w:rStyle w:val="CodeSample"/>
        </w:rPr>
        <w:br/>
        <w:t xml:space="preserve">          Long assetId = listRow.getLong(AssetIdIList.ASSETID);</w:t>
      </w:r>
      <w:r>
        <w:rPr>
          <w:rStyle w:val="CodeSample"/>
        </w:rPr>
        <w:br/>
        <w:t xml:space="preserve">   </w:t>
      </w:r>
      <w:r>
        <w:rPr>
          <w:rStyle w:val="CodeSample"/>
        </w:rPr>
        <w:tab/>
        <w:t xml:space="preserve">    String assetType = listRow.getString(AssetIdIList.ASSETTYPE);</w:t>
      </w:r>
      <w:r>
        <w:rPr>
          <w:rStyle w:val="CodeSample"/>
        </w:rPr>
        <w:br/>
        <w:t xml:space="preserve">   </w:t>
      </w:r>
      <w:r>
        <w:rPr>
          <w:rStyle w:val="CodeSample"/>
        </w:rPr>
        <w:tab/>
        <w:t xml:space="preserve">    out.println("&lt;br/&gt; assetId= "+assetId+", assetType="+assetType);</w:t>
      </w:r>
      <w:r>
        <w:rPr>
          <w:rStyle w:val="CodeSample"/>
        </w:rPr>
        <w:br/>
        <w:t xml:space="preserve">    }</w:t>
      </w:r>
      <w:r>
        <w:rPr>
          <w:rStyle w:val="CodeSample"/>
        </w:rPr>
        <w:br/>
        <w:t>%&gt;</w:t>
      </w:r>
      <w:r>
        <w:rPr>
          <w:rStyle w:val="CodeSample"/>
        </w:rPr>
        <w:br/>
        <w:t>&lt;/body&gt;</w:t>
      </w:r>
      <w:r>
        <w:rPr>
          <w:rStyle w:val="CodeSample"/>
        </w:rPr>
        <w:br/>
        <w:t>&lt;/html&gt;</w:t>
      </w:r>
      <w:r>
        <w:rPr>
          <w:rStyle w:val="CodeSample"/>
        </w:rPr>
        <w:br/>
        <w:t>&lt;/cs:ftcs&gt;</w:t>
      </w:r>
    </w:p>
    <w:p w:rsidR="00C76C49" w:rsidRDefault="00C76C49">
      <w:pPr>
        <w:pStyle w:val="BodyText"/>
        <w:rPr>
          <w:rStyle w:val="CodeSample"/>
        </w:rPr>
      </w:pPr>
    </w:p>
    <w:p w:rsidR="00AA2862" w:rsidRPr="00C2406D" w:rsidRDefault="00AA2862">
      <w:pPr>
        <w:pStyle w:val="BodyText"/>
        <w:rPr>
          <w:rFonts w:ascii="Courier New" w:hAnsi="Courier New" w:cs="Courier New"/>
          <w:kern w:val="20"/>
          <w:sz w:val="20"/>
          <w:szCs w:val="20"/>
        </w:rPr>
      </w:pPr>
      <w:r>
        <w:t>Edit the first Web-Referenceable Asset created (WRA #1) and set its template attribute to WebRefTemplateGeneric</w:t>
      </w:r>
    </w:p>
    <w:p w:rsidR="00AA2862" w:rsidRDefault="00AA2862">
      <w:pPr>
        <w:pStyle w:val="BodyText"/>
      </w:pPr>
      <w:r>
        <w:t>Edit the second Web-Referenceable Asset createtd (WRA #2) and set its template attribute to WebRefTaglibExample</w:t>
      </w:r>
    </w:p>
    <w:p w:rsidR="00C66B00" w:rsidRDefault="00C66B00">
      <w:pPr>
        <w:pStyle w:val="BodyText"/>
      </w:pPr>
    </w:p>
    <w:p w:rsidR="00C66B00" w:rsidRDefault="00C66B00">
      <w:pPr>
        <w:pStyle w:val="BodyText"/>
      </w:pPr>
      <w:r>
        <w:t xml:space="preserve">Preview WRA #1 </w:t>
      </w:r>
      <w:r w:rsidR="005644C5">
        <w:t xml:space="preserve">with </w:t>
      </w:r>
      <w:r w:rsidR="005A319E">
        <w:t xml:space="preserve">template set to </w:t>
      </w:r>
      <w:r w:rsidR="005644C5">
        <w:t>WebRefTemplateGeneric</w:t>
      </w:r>
      <w:r w:rsidR="005A319E">
        <w:t>. Y</w:t>
      </w:r>
      <w:del w:id="225" w:author=" Dolf Dijkstra" w:date="2011-04-04T10:37:00Z">
        <w:r w:rsidDel="009052B1">
          <w:delText>y</w:delText>
        </w:r>
      </w:del>
      <w:r>
        <w:t xml:space="preserve">ou should get something like: </w:t>
      </w:r>
    </w:p>
    <w:p w:rsidR="00C66B00" w:rsidRPr="00AA2862" w:rsidRDefault="00C66B00">
      <w:pPr>
        <w:pStyle w:val="BodyText"/>
      </w:pPr>
    </w:p>
    <w:p w:rsidR="00ED41EB" w:rsidRDefault="00ED41EB">
      <w:pPr>
        <w:autoSpaceDE w:val="0"/>
        <w:rPr>
          <w:rFonts w:eastAsia="Monaco" w:cs="Monaco"/>
        </w:rPr>
      </w:pPr>
      <w:r>
        <w:rPr>
          <w:rFonts w:eastAsia="Monaco" w:cs="Monaco"/>
          <w:noProof/>
          <w:lang w:eastAsia="en-US"/>
        </w:rPr>
        <w:lastRenderedPageBreak/>
        <w:drawing>
          <wp:inline distT="0" distB="0" distL="0" distR="0">
            <wp:extent cx="8225073" cy="4802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8225916" cy="4803454"/>
                    </a:xfrm>
                    <a:prstGeom prst="rect">
                      <a:avLst/>
                    </a:prstGeom>
                    <a:noFill/>
                    <a:ln w="9525">
                      <a:noFill/>
                      <a:miter lim="800000"/>
                      <a:headEnd/>
                      <a:tailEnd/>
                    </a:ln>
                  </pic:spPr>
                </pic:pic>
              </a:graphicData>
            </a:graphic>
          </wp:inline>
        </w:drawing>
      </w:r>
    </w:p>
    <w:p w:rsidR="00ED41EB" w:rsidRDefault="00ED41EB">
      <w:pPr>
        <w:pStyle w:val="BodyText"/>
      </w:pPr>
      <w:bookmarkStart w:id="226" w:name="__RefHeading__2631_1461085060"/>
      <w:bookmarkEnd w:id="226"/>
      <w:r>
        <w:t xml:space="preserve">Preview WRA #2 with </w:t>
      </w:r>
      <w:r w:rsidR="005A319E">
        <w:t xml:space="preserve">template set to </w:t>
      </w:r>
      <w:r>
        <w:t>WebRefTaglibExample</w:t>
      </w:r>
      <w:r w:rsidR="005A319E">
        <w:t>.  Y</w:t>
      </w:r>
      <w:r>
        <w:t xml:space="preserve">ou should get something like: </w:t>
      </w:r>
    </w:p>
    <w:p w:rsidR="00ED41EB" w:rsidRDefault="00ED41EB">
      <w:pPr>
        <w:pStyle w:val="BodyText"/>
      </w:pPr>
    </w:p>
    <w:p w:rsidR="0036200B" w:rsidRDefault="0036200B">
      <w:pPr>
        <w:pStyle w:val="BodyText"/>
      </w:pPr>
      <w:r>
        <w:rPr>
          <w:noProof/>
          <w:lang w:eastAsia="en-US"/>
        </w:rPr>
        <w:lastRenderedPageBreak/>
        <w:drawing>
          <wp:inline distT="0" distB="0" distL="0" distR="0">
            <wp:extent cx="8227716" cy="4796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8227716" cy="4796073"/>
                    </a:xfrm>
                    <a:prstGeom prst="rect">
                      <a:avLst/>
                    </a:prstGeom>
                    <a:noFill/>
                    <a:ln w="9525">
                      <a:noFill/>
                      <a:miter lim="800000"/>
                      <a:headEnd/>
                      <a:tailEnd/>
                    </a:ln>
                  </pic:spPr>
                </pic:pic>
              </a:graphicData>
            </a:graphic>
          </wp:inline>
        </w:drawing>
      </w:r>
    </w:p>
    <w:p w:rsidR="00C7343E" w:rsidRDefault="00C7343E" w:rsidP="00C2406D">
      <w:pPr>
        <w:suppressAutoHyphens w:val="0"/>
      </w:pPr>
    </w:p>
    <w:p w:rsidR="00C7343E" w:rsidRDefault="00C7343E"/>
    <w:p w:rsidR="00417C8C" w:rsidRDefault="00417C8C">
      <w:pPr>
        <w:suppressAutoHyphens w:val="0"/>
        <w:rPr>
          <w:rFonts w:asciiTheme="majorHAnsi" w:eastAsiaTheme="majorEastAsia" w:hAnsiTheme="majorHAnsi" w:cstheme="majorBidi"/>
          <w:color w:val="17365D" w:themeColor="text2" w:themeShade="BF"/>
          <w:spacing w:val="5"/>
          <w:kern w:val="28"/>
          <w:sz w:val="52"/>
          <w:szCs w:val="52"/>
        </w:rPr>
      </w:pPr>
      <w:r>
        <w:br w:type="page"/>
      </w:r>
    </w:p>
    <w:p w:rsidR="00766645" w:rsidRDefault="00766645" w:rsidP="00C2406D">
      <w:pPr>
        <w:pStyle w:val="Heading1"/>
        <w:rPr>
          <w:rFonts w:asciiTheme="majorHAnsi" w:eastAsiaTheme="majorEastAsia" w:hAnsiTheme="majorHAnsi" w:cstheme="majorBidi"/>
          <w:color w:val="4F81BD" w:themeColor="accent1"/>
          <w:sz w:val="26"/>
          <w:szCs w:val="26"/>
        </w:rPr>
      </w:pPr>
      <w:bookmarkStart w:id="227" w:name="_Toc153280366"/>
      <w:r>
        <w:lastRenderedPageBreak/>
        <w:t>PART IV: APPENDICES</w:t>
      </w:r>
      <w:bookmarkEnd w:id="227"/>
      <w:r>
        <w:br w:type="page"/>
      </w:r>
    </w:p>
    <w:p w:rsidR="000F2C20" w:rsidRPr="0074029E" w:rsidRDefault="000F2C20" w:rsidP="00C2406D">
      <w:pPr>
        <w:pStyle w:val="Heading2"/>
      </w:pPr>
      <w:bookmarkStart w:id="228" w:name="_Toc271212392"/>
      <w:bookmarkStart w:id="229" w:name="_Toc153280367"/>
      <w:r w:rsidRPr="0074029E">
        <w:lastRenderedPageBreak/>
        <w:t>Install and configure Maven</w:t>
      </w:r>
      <w:bookmarkEnd w:id="228"/>
      <w:bookmarkEnd w:id="229"/>
    </w:p>
    <w:p w:rsidR="000F2C20" w:rsidRDefault="000F2C20">
      <w:pPr>
        <w:pStyle w:val="NoSpacing"/>
      </w:pPr>
    </w:p>
    <w:p w:rsidR="000F2C20" w:rsidRDefault="000F2C20">
      <w:pPr>
        <w:pStyle w:val="NoSpacing"/>
      </w:pPr>
      <w:r>
        <w:t xml:space="preserve">If you haven’t already install Maven onto your machine. </w:t>
      </w:r>
    </w:p>
    <w:p w:rsidR="000F2C20" w:rsidRDefault="000F2C20">
      <w:pPr>
        <w:pStyle w:val="NoSpacing"/>
      </w:pPr>
      <w:r>
        <w:t xml:space="preserve">Download from: </w:t>
      </w:r>
      <w:hyperlink r:id="rId54" w:history="1">
        <w:r>
          <w:rPr>
            <w:rStyle w:val="Hyperlink"/>
          </w:rPr>
          <w:t>http://maven.apache.org/download.html</w:t>
        </w:r>
      </w:hyperlink>
    </w:p>
    <w:p w:rsidR="000F2C20" w:rsidRDefault="000F2C20">
      <w:pPr>
        <w:pStyle w:val="NoSpacing"/>
      </w:pPr>
      <w:r>
        <w:t>I have it installed in: /usr/share/java/maven-2.2.</w:t>
      </w:r>
      <w:r w:rsidR="00721EE8">
        <w:t>1</w:t>
      </w:r>
      <w:r>
        <w:t>/bin/mvn</w:t>
      </w:r>
    </w:p>
    <w:p w:rsidR="000F2C20" w:rsidDel="009052B1" w:rsidRDefault="000F2C20">
      <w:pPr>
        <w:pStyle w:val="NoSpacing"/>
        <w:rPr>
          <w:del w:id="230" w:author=" Dolf Dijkstra" w:date="2011-04-04T10:37:00Z"/>
        </w:rPr>
      </w:pPr>
      <w:del w:id="231" w:author=" Dolf Dijkstra" w:date="2011-04-04T10:37:00Z">
        <w:r w:rsidDel="009052B1">
          <w:delText>Note:  For Windows you</w:delText>
        </w:r>
        <w:r w:rsidR="00721EE8" w:rsidDel="009052B1">
          <w:delText xml:space="preserve"> may</w:delText>
        </w:r>
        <w:r w:rsidDel="009052B1">
          <w:delText xml:space="preserve"> have </w:delText>
        </w:r>
        <w:commentRangeStart w:id="232"/>
        <w:commentRangeStart w:id="233"/>
        <w:r w:rsidDel="009052B1">
          <w:delText xml:space="preserve">to include plexus-utils-1.4.1.jar </w:delText>
        </w:r>
        <w:commentRangeEnd w:id="232"/>
        <w:r w:rsidR="00D23806" w:rsidDel="009052B1">
          <w:rPr>
            <w:rStyle w:val="CommentReference"/>
          </w:rPr>
          <w:commentReference w:id="232"/>
        </w:r>
        <w:commentRangeEnd w:id="233"/>
        <w:r w:rsidR="00721EE8" w:rsidDel="009052B1">
          <w:rPr>
            <w:rStyle w:val="CommentReference"/>
          </w:rPr>
          <w:commentReference w:id="233"/>
        </w:r>
        <w:r w:rsidDel="009052B1">
          <w:delText>to the Maven lib directory.</w:delText>
        </w:r>
      </w:del>
    </w:p>
    <w:p w:rsidR="000F2C20" w:rsidDel="009052B1" w:rsidRDefault="000F2C20">
      <w:pPr>
        <w:pStyle w:val="NoSpacing"/>
        <w:rPr>
          <w:del w:id="234" w:author=" Dolf Dijkstra" w:date="2011-04-04T10:37:00Z"/>
          <w:color w:val="000000"/>
        </w:rPr>
      </w:pPr>
      <w:del w:id="235" w:author=" Dolf Dijkstra" w:date="2011-04-04T10:37:00Z">
        <w:r w:rsidDel="009052B1">
          <w:delText xml:space="preserve">You can download this jar from: </w:delText>
        </w:r>
        <w:r w:rsidR="000D2547" w:rsidDel="009052B1">
          <w:fldChar w:fldCharType="begin"/>
        </w:r>
        <w:r w:rsidR="000D2547" w:rsidDel="009052B1">
          <w:delInstrText>HYPERLINK "http://maven.apache.org/shared/maven-shared-jar/dependencies.html"</w:delInstrText>
        </w:r>
        <w:r w:rsidR="000D2547" w:rsidDel="009052B1">
          <w:fldChar w:fldCharType="separate"/>
        </w:r>
        <w:r w:rsidDel="009052B1">
          <w:rPr>
            <w:rStyle w:val="Hyperlink"/>
          </w:rPr>
          <w:delText>http://maven.apache.org/shared/maven-shared-jar/dependencies.html</w:delText>
        </w:r>
        <w:r w:rsidR="000D2547" w:rsidDel="009052B1">
          <w:fldChar w:fldCharType="end"/>
        </w:r>
      </w:del>
    </w:p>
    <w:p w:rsidR="000F2C20" w:rsidDel="009052B1" w:rsidRDefault="000F2C20">
      <w:pPr>
        <w:pStyle w:val="NoSpacing"/>
        <w:rPr>
          <w:del w:id="236" w:author=" Dolf Dijkstra" w:date="2011-04-04T10:37:00Z"/>
          <w:color w:val="000000"/>
        </w:rPr>
      </w:pPr>
      <w:del w:id="237" w:author=" Dolf Dijkstra" w:date="2011-04-04T10:37:00Z">
        <w:r w:rsidDel="009052B1">
          <w:rPr>
            <w:color w:val="000000"/>
          </w:rPr>
          <w:delText>Click the file: plexus:plexus-utils:jar:1.4.1</w:delText>
        </w:r>
      </w:del>
    </w:p>
    <w:p w:rsidR="000F2C20" w:rsidRDefault="000F2C20">
      <w:pPr>
        <w:pStyle w:val="NoSpacing"/>
        <w:jc w:val="center"/>
      </w:pPr>
      <w:del w:id="238" w:author=" Dolf Dijkstra" w:date="2011-04-04T10:37:00Z">
        <w:r w:rsidDel="009052B1">
          <w:rPr>
            <w:noProof/>
            <w:lang w:eastAsia="en-US"/>
          </w:rPr>
          <w:drawing>
            <wp:inline distT="0" distB="0" distL="0" distR="0">
              <wp:extent cx="6238875" cy="35337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6238875" cy="3533775"/>
                      </a:xfrm>
                      <a:prstGeom prst="rect">
                        <a:avLst/>
                      </a:prstGeom>
                      <a:solidFill>
                        <a:srgbClr val="FFFFFF"/>
                      </a:solidFill>
                      <a:ln w="9525">
                        <a:noFill/>
                        <a:miter lim="800000"/>
                        <a:headEnd/>
                        <a:tailEnd/>
                      </a:ln>
                    </pic:spPr>
                  </pic:pic>
                </a:graphicData>
              </a:graphic>
            </wp:inline>
          </w:drawing>
        </w:r>
      </w:del>
    </w:p>
    <w:p w:rsidR="000F2C20" w:rsidRDefault="000F2C20">
      <w:r>
        <w:t xml:space="preserve">Configure Maven: Please follow the Installation Instructions on the site: </w:t>
      </w:r>
      <w:hyperlink r:id="rId56" w:history="1">
        <w:r>
          <w:rPr>
            <w:rStyle w:val="Hyperlink"/>
          </w:rPr>
          <w:t>http://maven.apache.org/download.html</w:t>
        </w:r>
      </w:hyperlink>
    </w:p>
    <w:p w:rsidR="000F2C20" w:rsidRDefault="000F2C20"/>
    <w:sectPr w:rsidR="000F2C20" w:rsidSect="0002165E">
      <w:pgSz w:w="15840" w:h="12240" w:orient="landscape"/>
      <w:pgMar w:top="720" w:right="720" w:bottom="720" w:left="720" w:header="720" w:footer="720" w:gutter="0"/>
      <w:pgNumType w:start="0"/>
      <w:cols w:space="720"/>
      <w:formProt w:val="0"/>
      <w:titlePg/>
      <w:docGrid w:linePitch="240" w:charSpace="36864"/>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7" w:author=" Dolf Dijkstra" w:date="2010-12-01T14:10:00Z" w:initials="DD">
    <w:p w:rsidR="009A02C6" w:rsidRDefault="009A02C6">
      <w:pPr>
        <w:pStyle w:val="CommentText"/>
      </w:pPr>
      <w:r>
        <w:rPr>
          <w:rStyle w:val="CommentReference"/>
        </w:rPr>
        <w:annotationRef/>
      </w:r>
      <w:r>
        <w:t>It is pretty important to have this here soon.</w:t>
      </w:r>
    </w:p>
  </w:comment>
  <w:comment w:id="232" w:author=" Dolf Dijkstra" w:date="2010-12-06T18:34:00Z" w:initials="DD">
    <w:p w:rsidR="009A02C6" w:rsidRDefault="009A02C6">
      <w:pPr>
        <w:pStyle w:val="CommentText"/>
      </w:pPr>
      <w:r>
        <w:rPr>
          <w:rStyle w:val="CommentReference"/>
        </w:rPr>
        <w:annotationRef/>
      </w:r>
      <w:r>
        <w:t>Why is this, I don’t recall having to do this?</w:t>
      </w:r>
    </w:p>
  </w:comment>
  <w:comment w:id="233" w:author="Anthony T Field" w:date="2010-12-06T18:34:00Z" w:initials="ATF">
    <w:p w:rsidR="009A02C6" w:rsidRDefault="009A02C6">
      <w:pPr>
        <w:pStyle w:val="CommentText"/>
      </w:pPr>
      <w:r>
        <w:rPr>
          <w:rStyle w:val="CommentReference"/>
        </w:rPr>
        <w:annotationRef/>
      </w:r>
      <w:r>
        <w:t>I’m not sure… I would like some feedback from the community on this.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043" w:rsidRDefault="00DC3043" w:rsidP="0002165E">
      <w:pPr>
        <w:spacing w:after="0" w:line="240" w:lineRule="auto"/>
      </w:pPr>
      <w:r>
        <w:separator/>
      </w:r>
    </w:p>
  </w:endnote>
  <w:endnote w:type="continuationSeparator" w:id="0">
    <w:p w:rsidR="00DC3043" w:rsidRDefault="00DC3043" w:rsidP="00021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 w:name="Adobe Arabic">
    <w:altName w:val="Times New Roman"/>
    <w:charset w:val="00"/>
    <w:family w:val="auto"/>
    <w:pitch w:val="variable"/>
    <w:sig w:usb0="00000000"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2C6" w:rsidRDefault="000D2547" w:rsidP="0002165E">
    <w:pPr>
      <w:pStyle w:val="Footer"/>
      <w:framePr w:wrap="around" w:vAnchor="text" w:hAnchor="margin" w:xAlign="right" w:y="1"/>
      <w:rPr>
        <w:rStyle w:val="PageNumber"/>
      </w:rPr>
    </w:pPr>
    <w:r>
      <w:rPr>
        <w:rStyle w:val="PageNumber"/>
      </w:rPr>
      <w:fldChar w:fldCharType="begin"/>
    </w:r>
    <w:r w:rsidR="009A02C6">
      <w:rPr>
        <w:rStyle w:val="PageNumber"/>
      </w:rPr>
      <w:instrText xml:space="preserve">PAGE  </w:instrText>
    </w:r>
    <w:r>
      <w:rPr>
        <w:rStyle w:val="PageNumber"/>
      </w:rPr>
      <w:fldChar w:fldCharType="end"/>
    </w:r>
  </w:p>
  <w:p w:rsidR="009A02C6" w:rsidRDefault="009A02C6" w:rsidP="0002165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2C6" w:rsidRDefault="000D2547" w:rsidP="0002165E">
    <w:pPr>
      <w:pStyle w:val="Footer"/>
      <w:framePr w:wrap="around" w:vAnchor="text" w:hAnchor="margin" w:xAlign="right" w:y="1"/>
      <w:rPr>
        <w:rStyle w:val="PageNumber"/>
      </w:rPr>
    </w:pPr>
    <w:r>
      <w:rPr>
        <w:rStyle w:val="PageNumber"/>
      </w:rPr>
      <w:fldChar w:fldCharType="begin"/>
    </w:r>
    <w:r w:rsidR="009A02C6">
      <w:rPr>
        <w:rStyle w:val="PageNumber"/>
      </w:rPr>
      <w:instrText xml:space="preserve">PAGE  </w:instrText>
    </w:r>
    <w:r>
      <w:rPr>
        <w:rStyle w:val="PageNumber"/>
      </w:rPr>
      <w:fldChar w:fldCharType="separate"/>
    </w:r>
    <w:r w:rsidR="009052B1">
      <w:rPr>
        <w:rStyle w:val="PageNumber"/>
        <w:noProof/>
      </w:rPr>
      <w:t>52</w:t>
    </w:r>
    <w:r>
      <w:rPr>
        <w:rStyle w:val="PageNumber"/>
      </w:rPr>
      <w:fldChar w:fldCharType="end"/>
    </w:r>
  </w:p>
  <w:p w:rsidR="009A02C6" w:rsidRDefault="000D2547" w:rsidP="0002165E">
    <w:pPr>
      <w:pStyle w:val="Footer"/>
      <w:ind w:right="360"/>
    </w:pPr>
    <w:fldSimple w:instr=" TITLE  \* MERGEFORMAT ">
      <w:r w:rsidR="009A02C6">
        <w:t>GST Site Foundation Developer's Guide v1.0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043" w:rsidRDefault="00DC3043" w:rsidP="0002165E">
      <w:pPr>
        <w:spacing w:after="0" w:line="240" w:lineRule="auto"/>
      </w:pPr>
      <w:r>
        <w:separator/>
      </w:r>
    </w:p>
  </w:footnote>
  <w:footnote w:type="continuationSeparator" w:id="0">
    <w:p w:rsidR="00DC3043" w:rsidRDefault="00DC3043" w:rsidP="000216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3F6EC14C"/>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
    <w:nsid w:val="00000003"/>
    <w:multiLevelType w:val="multilevel"/>
    <w:tmpl w:val="00000003"/>
    <w:name w:val="WWNum3"/>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nsid w:val="00000004"/>
    <w:multiLevelType w:val="multilevel"/>
    <w:tmpl w:val="00000004"/>
    <w:name w:val="WWNum5"/>
    <w:lvl w:ilvl="0">
      <w:start w:val="1"/>
      <w:numFmt w:val="low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89D2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90154"/>
    <w:multiLevelType w:val="multilevel"/>
    <w:tmpl w:val="7B76C9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B44500"/>
    <w:multiLevelType w:val="multilevel"/>
    <w:tmpl w:val="00000002"/>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34666C80"/>
    <w:multiLevelType w:val="multilevel"/>
    <w:tmpl w:val="BC1CEF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B71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666766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E0C6913"/>
    <w:multiLevelType w:val="hybridMultilevel"/>
    <w:tmpl w:val="8520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D05A9D"/>
    <w:multiLevelType w:val="hybridMultilevel"/>
    <w:tmpl w:val="F8F2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1F488E"/>
    <w:multiLevelType w:val="hybridMultilevel"/>
    <w:tmpl w:val="7F02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732E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11"/>
  </w:num>
  <w:num w:numId="8">
    <w:abstractNumId w:val="4"/>
  </w:num>
  <w:num w:numId="9">
    <w:abstractNumId w:val="8"/>
  </w:num>
  <w:num w:numId="10">
    <w:abstractNumId w:val="13"/>
  </w:num>
  <w:num w:numId="11">
    <w:abstractNumId w:val="6"/>
  </w:num>
  <w:num w:numId="12">
    <w:abstractNumId w:val="9"/>
  </w:num>
  <w:num w:numId="13">
    <w:abstractNumId w:val="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grammar="clean"/>
  <w:trackRevisions/>
  <w:defaultTabStop w:val="720"/>
  <w:characterSpacingControl w:val="doNotCompress"/>
  <w:footnotePr>
    <w:footnote w:id="-1"/>
    <w:footnote w:id="0"/>
  </w:footnotePr>
  <w:endnotePr>
    <w:endnote w:id="-1"/>
    <w:endnote w:id="0"/>
  </w:endnotePr>
  <w:compat/>
  <w:rsids>
    <w:rsidRoot w:val="00EE2778"/>
    <w:rsid w:val="000008BB"/>
    <w:rsid w:val="00003A33"/>
    <w:rsid w:val="00014C7C"/>
    <w:rsid w:val="0002165E"/>
    <w:rsid w:val="00023FC0"/>
    <w:rsid w:val="00025FC4"/>
    <w:rsid w:val="00037F61"/>
    <w:rsid w:val="00042603"/>
    <w:rsid w:val="00044EE6"/>
    <w:rsid w:val="00046072"/>
    <w:rsid w:val="00052047"/>
    <w:rsid w:val="00075F14"/>
    <w:rsid w:val="00082601"/>
    <w:rsid w:val="0009217C"/>
    <w:rsid w:val="000A2AC8"/>
    <w:rsid w:val="000B7EAA"/>
    <w:rsid w:val="000C314F"/>
    <w:rsid w:val="000C5C95"/>
    <w:rsid w:val="000C6492"/>
    <w:rsid w:val="000C7738"/>
    <w:rsid w:val="000D2547"/>
    <w:rsid w:val="000E31AF"/>
    <w:rsid w:val="000F2C20"/>
    <w:rsid w:val="00106507"/>
    <w:rsid w:val="00120C93"/>
    <w:rsid w:val="001346C7"/>
    <w:rsid w:val="00135D41"/>
    <w:rsid w:val="001401F3"/>
    <w:rsid w:val="00143509"/>
    <w:rsid w:val="0015602D"/>
    <w:rsid w:val="00166A74"/>
    <w:rsid w:val="0018023F"/>
    <w:rsid w:val="00180CF0"/>
    <w:rsid w:val="00182BBA"/>
    <w:rsid w:val="001866A0"/>
    <w:rsid w:val="001902B1"/>
    <w:rsid w:val="00191DCA"/>
    <w:rsid w:val="001941C3"/>
    <w:rsid w:val="001C40AC"/>
    <w:rsid w:val="001D6CDB"/>
    <w:rsid w:val="001E114B"/>
    <w:rsid w:val="001E598C"/>
    <w:rsid w:val="001F3B86"/>
    <w:rsid w:val="001F65C6"/>
    <w:rsid w:val="00202F49"/>
    <w:rsid w:val="00203A49"/>
    <w:rsid w:val="00212CEF"/>
    <w:rsid w:val="0022081A"/>
    <w:rsid w:val="00222FF6"/>
    <w:rsid w:val="00223845"/>
    <w:rsid w:val="00236D58"/>
    <w:rsid w:val="00243740"/>
    <w:rsid w:val="00243AAD"/>
    <w:rsid w:val="00251BB0"/>
    <w:rsid w:val="00251E65"/>
    <w:rsid w:val="00251FCB"/>
    <w:rsid w:val="002579B2"/>
    <w:rsid w:val="0027752E"/>
    <w:rsid w:val="0029067C"/>
    <w:rsid w:val="0029199B"/>
    <w:rsid w:val="002A1826"/>
    <w:rsid w:val="002A7A63"/>
    <w:rsid w:val="002A7E13"/>
    <w:rsid w:val="002B271A"/>
    <w:rsid w:val="002B4658"/>
    <w:rsid w:val="002D3531"/>
    <w:rsid w:val="002E6D36"/>
    <w:rsid w:val="002F3F3B"/>
    <w:rsid w:val="00300BCD"/>
    <w:rsid w:val="00315D7A"/>
    <w:rsid w:val="00333991"/>
    <w:rsid w:val="00337866"/>
    <w:rsid w:val="003541A7"/>
    <w:rsid w:val="0036200B"/>
    <w:rsid w:val="003807D1"/>
    <w:rsid w:val="00390719"/>
    <w:rsid w:val="0039154C"/>
    <w:rsid w:val="0039313A"/>
    <w:rsid w:val="003972B7"/>
    <w:rsid w:val="003A2837"/>
    <w:rsid w:val="003A2A68"/>
    <w:rsid w:val="003B2D10"/>
    <w:rsid w:val="003B34C8"/>
    <w:rsid w:val="003B6D57"/>
    <w:rsid w:val="003C653B"/>
    <w:rsid w:val="003C7945"/>
    <w:rsid w:val="003D68FD"/>
    <w:rsid w:val="003E208D"/>
    <w:rsid w:val="003F145A"/>
    <w:rsid w:val="003F7E82"/>
    <w:rsid w:val="00406D04"/>
    <w:rsid w:val="00410471"/>
    <w:rsid w:val="00415D9E"/>
    <w:rsid w:val="00416D90"/>
    <w:rsid w:val="00417C8C"/>
    <w:rsid w:val="00426852"/>
    <w:rsid w:val="00427F14"/>
    <w:rsid w:val="00430DB0"/>
    <w:rsid w:val="00432E31"/>
    <w:rsid w:val="00444DB2"/>
    <w:rsid w:val="0045532B"/>
    <w:rsid w:val="00463F15"/>
    <w:rsid w:val="00467BD6"/>
    <w:rsid w:val="0047662C"/>
    <w:rsid w:val="00477C5A"/>
    <w:rsid w:val="00480F67"/>
    <w:rsid w:val="0048461A"/>
    <w:rsid w:val="00486667"/>
    <w:rsid w:val="00494328"/>
    <w:rsid w:val="004A2BDF"/>
    <w:rsid w:val="004A4C72"/>
    <w:rsid w:val="004A7B38"/>
    <w:rsid w:val="004C6EB2"/>
    <w:rsid w:val="004D44A7"/>
    <w:rsid w:val="004D73B7"/>
    <w:rsid w:val="004E025F"/>
    <w:rsid w:val="004F0B9F"/>
    <w:rsid w:val="005132D6"/>
    <w:rsid w:val="00525DE6"/>
    <w:rsid w:val="00560467"/>
    <w:rsid w:val="005637D4"/>
    <w:rsid w:val="005644C5"/>
    <w:rsid w:val="00574E19"/>
    <w:rsid w:val="00576AA3"/>
    <w:rsid w:val="005777C9"/>
    <w:rsid w:val="00577DFC"/>
    <w:rsid w:val="00590835"/>
    <w:rsid w:val="005A319E"/>
    <w:rsid w:val="005A3944"/>
    <w:rsid w:val="005A6026"/>
    <w:rsid w:val="005B269B"/>
    <w:rsid w:val="005D1DEB"/>
    <w:rsid w:val="005F1EE2"/>
    <w:rsid w:val="005F7AF5"/>
    <w:rsid w:val="00605B91"/>
    <w:rsid w:val="006242C8"/>
    <w:rsid w:val="00627439"/>
    <w:rsid w:val="006338A5"/>
    <w:rsid w:val="00633D64"/>
    <w:rsid w:val="00637745"/>
    <w:rsid w:val="006623C9"/>
    <w:rsid w:val="0066303F"/>
    <w:rsid w:val="006655DF"/>
    <w:rsid w:val="00674691"/>
    <w:rsid w:val="00677044"/>
    <w:rsid w:val="00681298"/>
    <w:rsid w:val="006959E7"/>
    <w:rsid w:val="006A5318"/>
    <w:rsid w:val="006A5F03"/>
    <w:rsid w:val="006A6A5E"/>
    <w:rsid w:val="006E4332"/>
    <w:rsid w:val="006F3B7D"/>
    <w:rsid w:val="0070474F"/>
    <w:rsid w:val="0071250B"/>
    <w:rsid w:val="00721EE8"/>
    <w:rsid w:val="00734985"/>
    <w:rsid w:val="007365AD"/>
    <w:rsid w:val="0074029E"/>
    <w:rsid w:val="0074050D"/>
    <w:rsid w:val="007447E3"/>
    <w:rsid w:val="007606A2"/>
    <w:rsid w:val="00766645"/>
    <w:rsid w:val="00772CC0"/>
    <w:rsid w:val="007821F0"/>
    <w:rsid w:val="00784CF9"/>
    <w:rsid w:val="00791B2C"/>
    <w:rsid w:val="00795243"/>
    <w:rsid w:val="007953DA"/>
    <w:rsid w:val="007A22D4"/>
    <w:rsid w:val="007B5861"/>
    <w:rsid w:val="007B5A79"/>
    <w:rsid w:val="007D762D"/>
    <w:rsid w:val="007E5834"/>
    <w:rsid w:val="0080031A"/>
    <w:rsid w:val="00802606"/>
    <w:rsid w:val="00803B51"/>
    <w:rsid w:val="0080578D"/>
    <w:rsid w:val="008109C8"/>
    <w:rsid w:val="00820FAB"/>
    <w:rsid w:val="00835520"/>
    <w:rsid w:val="00837468"/>
    <w:rsid w:val="0084624F"/>
    <w:rsid w:val="008733DF"/>
    <w:rsid w:val="00881C8A"/>
    <w:rsid w:val="00892F2D"/>
    <w:rsid w:val="008A31AC"/>
    <w:rsid w:val="008A68EC"/>
    <w:rsid w:val="008B7E1C"/>
    <w:rsid w:val="008C1FB6"/>
    <w:rsid w:val="008C3203"/>
    <w:rsid w:val="008D1FFC"/>
    <w:rsid w:val="008D6894"/>
    <w:rsid w:val="008E03D0"/>
    <w:rsid w:val="009052B1"/>
    <w:rsid w:val="009064BB"/>
    <w:rsid w:val="009103BF"/>
    <w:rsid w:val="00913EB2"/>
    <w:rsid w:val="009169FC"/>
    <w:rsid w:val="00920B79"/>
    <w:rsid w:val="00951463"/>
    <w:rsid w:val="00951CA9"/>
    <w:rsid w:val="00957B3D"/>
    <w:rsid w:val="00961CD3"/>
    <w:rsid w:val="00962A43"/>
    <w:rsid w:val="00974E9F"/>
    <w:rsid w:val="009820DC"/>
    <w:rsid w:val="00982A08"/>
    <w:rsid w:val="00984301"/>
    <w:rsid w:val="00985899"/>
    <w:rsid w:val="009A02C6"/>
    <w:rsid w:val="009B5321"/>
    <w:rsid w:val="009C0BA5"/>
    <w:rsid w:val="009D12F2"/>
    <w:rsid w:val="009D304F"/>
    <w:rsid w:val="009D7A0F"/>
    <w:rsid w:val="009E3CD4"/>
    <w:rsid w:val="009F4929"/>
    <w:rsid w:val="00A00813"/>
    <w:rsid w:val="00A01085"/>
    <w:rsid w:val="00A06151"/>
    <w:rsid w:val="00A129EC"/>
    <w:rsid w:val="00A20096"/>
    <w:rsid w:val="00A23583"/>
    <w:rsid w:val="00A23DB0"/>
    <w:rsid w:val="00A33ADF"/>
    <w:rsid w:val="00A358E1"/>
    <w:rsid w:val="00A46CB4"/>
    <w:rsid w:val="00A67AF3"/>
    <w:rsid w:val="00A710DC"/>
    <w:rsid w:val="00A71BB4"/>
    <w:rsid w:val="00A71DB4"/>
    <w:rsid w:val="00A755DE"/>
    <w:rsid w:val="00AA0CFE"/>
    <w:rsid w:val="00AA0EEE"/>
    <w:rsid w:val="00AA2862"/>
    <w:rsid w:val="00AA3D6B"/>
    <w:rsid w:val="00AB0B40"/>
    <w:rsid w:val="00AC736F"/>
    <w:rsid w:val="00AD364E"/>
    <w:rsid w:val="00AF23A9"/>
    <w:rsid w:val="00AF572E"/>
    <w:rsid w:val="00AF6601"/>
    <w:rsid w:val="00B0104B"/>
    <w:rsid w:val="00B0554D"/>
    <w:rsid w:val="00B11FBC"/>
    <w:rsid w:val="00B240E6"/>
    <w:rsid w:val="00B24D20"/>
    <w:rsid w:val="00B26287"/>
    <w:rsid w:val="00B3612B"/>
    <w:rsid w:val="00B37A03"/>
    <w:rsid w:val="00B37B50"/>
    <w:rsid w:val="00B37EC6"/>
    <w:rsid w:val="00B46AB7"/>
    <w:rsid w:val="00B47F75"/>
    <w:rsid w:val="00B52C03"/>
    <w:rsid w:val="00B62B0D"/>
    <w:rsid w:val="00B74055"/>
    <w:rsid w:val="00B81A96"/>
    <w:rsid w:val="00B914BF"/>
    <w:rsid w:val="00B932A4"/>
    <w:rsid w:val="00BA060F"/>
    <w:rsid w:val="00BA53F4"/>
    <w:rsid w:val="00BA77B6"/>
    <w:rsid w:val="00BB435B"/>
    <w:rsid w:val="00BC50FD"/>
    <w:rsid w:val="00BD0EC1"/>
    <w:rsid w:val="00BE0A64"/>
    <w:rsid w:val="00BE1EE3"/>
    <w:rsid w:val="00BE3270"/>
    <w:rsid w:val="00C03C87"/>
    <w:rsid w:val="00C048B4"/>
    <w:rsid w:val="00C05D8E"/>
    <w:rsid w:val="00C060FE"/>
    <w:rsid w:val="00C14B9B"/>
    <w:rsid w:val="00C21A93"/>
    <w:rsid w:val="00C2406D"/>
    <w:rsid w:val="00C26CF6"/>
    <w:rsid w:val="00C30E2B"/>
    <w:rsid w:val="00C357F0"/>
    <w:rsid w:val="00C35819"/>
    <w:rsid w:val="00C40180"/>
    <w:rsid w:val="00C40DD6"/>
    <w:rsid w:val="00C568DB"/>
    <w:rsid w:val="00C615BF"/>
    <w:rsid w:val="00C638CC"/>
    <w:rsid w:val="00C64EEA"/>
    <w:rsid w:val="00C65ED7"/>
    <w:rsid w:val="00C66B00"/>
    <w:rsid w:val="00C7343E"/>
    <w:rsid w:val="00C76C49"/>
    <w:rsid w:val="00C86142"/>
    <w:rsid w:val="00C86845"/>
    <w:rsid w:val="00C87140"/>
    <w:rsid w:val="00C97148"/>
    <w:rsid w:val="00CA1460"/>
    <w:rsid w:val="00CA5267"/>
    <w:rsid w:val="00CA5B09"/>
    <w:rsid w:val="00CA7E74"/>
    <w:rsid w:val="00CB7363"/>
    <w:rsid w:val="00CC3C60"/>
    <w:rsid w:val="00CC688E"/>
    <w:rsid w:val="00CE2E89"/>
    <w:rsid w:val="00CF7862"/>
    <w:rsid w:val="00D020CD"/>
    <w:rsid w:val="00D21872"/>
    <w:rsid w:val="00D23806"/>
    <w:rsid w:val="00D27A83"/>
    <w:rsid w:val="00D54BB7"/>
    <w:rsid w:val="00D57C95"/>
    <w:rsid w:val="00D86986"/>
    <w:rsid w:val="00D86B8C"/>
    <w:rsid w:val="00DA3D01"/>
    <w:rsid w:val="00DA718F"/>
    <w:rsid w:val="00DB1213"/>
    <w:rsid w:val="00DC3043"/>
    <w:rsid w:val="00DC7FE8"/>
    <w:rsid w:val="00DE2195"/>
    <w:rsid w:val="00DE4885"/>
    <w:rsid w:val="00DF2A1F"/>
    <w:rsid w:val="00DF6546"/>
    <w:rsid w:val="00E06457"/>
    <w:rsid w:val="00E23588"/>
    <w:rsid w:val="00E313B4"/>
    <w:rsid w:val="00E34C66"/>
    <w:rsid w:val="00E52633"/>
    <w:rsid w:val="00E61DD5"/>
    <w:rsid w:val="00E65385"/>
    <w:rsid w:val="00E73DE1"/>
    <w:rsid w:val="00E81B33"/>
    <w:rsid w:val="00E8796D"/>
    <w:rsid w:val="00E90564"/>
    <w:rsid w:val="00E921AD"/>
    <w:rsid w:val="00E95EC1"/>
    <w:rsid w:val="00EB351D"/>
    <w:rsid w:val="00EB49E0"/>
    <w:rsid w:val="00EC4B07"/>
    <w:rsid w:val="00ED0E19"/>
    <w:rsid w:val="00ED41EB"/>
    <w:rsid w:val="00EE2778"/>
    <w:rsid w:val="00EF4863"/>
    <w:rsid w:val="00EF4A7A"/>
    <w:rsid w:val="00EF4C21"/>
    <w:rsid w:val="00EF6169"/>
    <w:rsid w:val="00F26A52"/>
    <w:rsid w:val="00F40434"/>
    <w:rsid w:val="00F432D4"/>
    <w:rsid w:val="00F540FC"/>
    <w:rsid w:val="00F549A2"/>
    <w:rsid w:val="00F64F47"/>
    <w:rsid w:val="00F666F4"/>
    <w:rsid w:val="00F82B2B"/>
    <w:rsid w:val="00FA672F"/>
    <w:rsid w:val="00FA6A52"/>
    <w:rsid w:val="00FB11CF"/>
    <w:rsid w:val="00FB120E"/>
    <w:rsid w:val="00FB2612"/>
    <w:rsid w:val="00FD6FF2"/>
    <w:rsid w:val="00FE1378"/>
    <w:rsid w:val="00FE240D"/>
    <w:rsid w:val="00FE47FC"/>
    <w:rsid w:val="00FF0C6E"/>
    <w:rsid w:val="00FF79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webSettings.xml><?xml version="1.0" encoding="utf-8"?>
<w:webSettings xmlns:r="http://schemas.openxmlformats.org/officeDocument/2006/relationships" xmlns:w="http://schemas.openxmlformats.org/wordprocessingml/2006/main">
  <w:divs>
    <w:div w:id="467092608">
      <w:bodyDiv w:val="1"/>
      <w:marLeft w:val="0"/>
      <w:marRight w:val="0"/>
      <w:marTop w:val="0"/>
      <w:marBottom w:val="0"/>
      <w:divBdr>
        <w:top w:val="none" w:sz="0" w:space="0" w:color="auto"/>
        <w:left w:val="none" w:sz="0" w:space="0" w:color="auto"/>
        <w:bottom w:val="none" w:sz="0" w:space="0" w:color="auto"/>
        <w:right w:val="none" w:sz="0" w:space="0" w:color="auto"/>
      </w:divBdr>
    </w:div>
    <w:div w:id="653031166">
      <w:bodyDiv w:val="1"/>
      <w:marLeft w:val="0"/>
      <w:marRight w:val="0"/>
      <w:marTop w:val="0"/>
      <w:marBottom w:val="0"/>
      <w:divBdr>
        <w:top w:val="none" w:sz="0" w:space="0" w:color="auto"/>
        <w:left w:val="none" w:sz="0" w:space="0" w:color="auto"/>
        <w:bottom w:val="none" w:sz="0" w:space="0" w:color="auto"/>
        <w:right w:val="none" w:sz="0" w:space="0" w:color="auto"/>
      </w:divBdr>
    </w:div>
    <w:div w:id="742459333">
      <w:bodyDiv w:val="1"/>
      <w:marLeft w:val="0"/>
      <w:marRight w:val="0"/>
      <w:marTop w:val="0"/>
      <w:marBottom w:val="0"/>
      <w:divBdr>
        <w:top w:val="none" w:sz="0" w:space="0" w:color="auto"/>
        <w:left w:val="none" w:sz="0" w:space="0" w:color="auto"/>
        <w:bottom w:val="none" w:sz="0" w:space="0" w:color="auto"/>
        <w:right w:val="none" w:sz="0" w:space="0" w:color="auto"/>
      </w:divBdr>
    </w:div>
    <w:div w:id="999500598">
      <w:bodyDiv w:val="1"/>
      <w:marLeft w:val="0"/>
      <w:marRight w:val="0"/>
      <w:marTop w:val="0"/>
      <w:marBottom w:val="0"/>
      <w:divBdr>
        <w:top w:val="none" w:sz="0" w:space="0" w:color="auto"/>
        <w:left w:val="none" w:sz="0" w:space="0" w:color="auto"/>
        <w:bottom w:val="none" w:sz="0" w:space="0" w:color="auto"/>
        <w:right w:val="none" w:sz="0" w:space="0" w:color="auto"/>
      </w:divBdr>
    </w:div>
    <w:div w:id="1016923813">
      <w:bodyDiv w:val="1"/>
      <w:marLeft w:val="0"/>
      <w:marRight w:val="0"/>
      <w:marTop w:val="0"/>
      <w:marBottom w:val="0"/>
      <w:divBdr>
        <w:top w:val="none" w:sz="0" w:space="0" w:color="auto"/>
        <w:left w:val="none" w:sz="0" w:space="0" w:color="auto"/>
        <w:bottom w:val="none" w:sz="0" w:space="0" w:color="auto"/>
        <w:right w:val="none" w:sz="0" w:space="0" w:color="auto"/>
      </w:divBdr>
    </w:div>
    <w:div w:id="1724713311">
      <w:bodyDiv w:val="1"/>
      <w:marLeft w:val="0"/>
      <w:marRight w:val="0"/>
      <w:marTop w:val="0"/>
      <w:marBottom w:val="0"/>
      <w:divBdr>
        <w:top w:val="none" w:sz="0" w:space="0" w:color="auto"/>
        <w:left w:val="none" w:sz="0" w:space="0" w:color="auto"/>
        <w:bottom w:val="none" w:sz="0" w:space="0" w:color="auto"/>
        <w:right w:val="none" w:sz="0" w:space="0" w:color="auto"/>
      </w:divBdr>
    </w:div>
    <w:div w:id="198122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nbook.read-bean.com/" TargetMode="External"/><Relationship Id="rId18" Type="http://schemas.openxmlformats.org/officeDocument/2006/relationships/image" Target="media/image2.png"/><Relationship Id="rId26" Type="http://schemas.openxmlformats.org/officeDocument/2006/relationships/hyperlink" Target="http://localhost:8280/products/make/model123.html" TargetMode="External"/><Relationship Id="rId39" Type="http://schemas.openxmlformats.org/officeDocument/2006/relationships/hyperlink" Target="http://localhost:8280/cs" TargetMode="External"/><Relationship Id="rId21" Type="http://schemas.openxmlformats.org/officeDocument/2006/relationships/image" Target="media/image5.png"/><Relationship Id="rId34" Type="http://schemas.openxmlformats.org/officeDocument/2006/relationships/hyperlink" Target="http://www.tuckey.org/urlrewrite/" TargetMode="External"/><Relationship Id="rId42" Type="http://schemas.openxmlformats.org/officeDocument/2006/relationships/comments" Target="comments.xml"/><Relationship Id="rId47" Type="http://schemas.openxmlformats.org/officeDocument/2006/relationships/hyperlink" Target="http://localhost:8280/cs/CatalogManager?ftcmd=selectrow(s)&amp;tablename=GSTUrlRegistry" TargetMode="External"/><Relationship Id="rId50" Type="http://schemas.openxmlformats.org/officeDocument/2006/relationships/hyperlink" Target="http://localhost:8280/cs/CatalogManager?ftcmd=selectrow(s)&amp;tablename=GSTTagRegistry" TargetMode="External"/><Relationship Id="rId55" Type="http://schemas.openxmlformats.org/officeDocument/2006/relationships/image" Target="media/image13.png"/><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nl.fatwire.com/dta/contrib/webapp-profiling/" TargetMode="External"/><Relationship Id="rId17" Type="http://schemas.openxmlformats.org/officeDocument/2006/relationships/image" Target="media/image1.png"/><Relationship Id="rId25" Type="http://schemas.openxmlformats.org/officeDocument/2006/relationships/hyperlink" Target="http://localhost:8280/cs/products/make/model123.html" TargetMode="External"/><Relationship Id="rId33" Type="http://schemas.openxmlformats.org/officeDocument/2006/relationships/hyperlink" Target="http://localhost:8280/products/make/model123.html" TargetMode="External"/><Relationship Id="rId38" Type="http://schemas.openxmlformats.org/officeDocument/2006/relationships/hyperlink" Target="http://staging.domain.name:7001/cs/products" TargetMode="External"/><Relationship Id="rId46" Type="http://schemas.openxmlformats.org/officeDocument/2006/relationships/hyperlink" Target="http://localhost:8280/cs/%20niceURL" TargetMode="External"/><Relationship Id="rId2" Type="http://schemas.openxmlformats.org/officeDocument/2006/relationships/numbering" Target="numbering.xml"/><Relationship Id="rId16" Type="http://schemas.openxmlformats.org/officeDocument/2006/relationships/hyperlink" Target="http://source.developernet.fatwire.com/devnet/contrib/" TargetMode="External"/><Relationship Id="rId20" Type="http://schemas.openxmlformats.org/officeDocument/2006/relationships/image" Target="media/image4.png"/><Relationship Id="rId29" Type="http://schemas.openxmlformats.org/officeDocument/2006/relationships/hyperlink" Target="http://localhost:8280/cs/products/make/model123.html" TargetMode="External"/><Relationship Id="rId41" Type="http://schemas.openxmlformats.org/officeDocument/2006/relationships/hyperlink" Target="http://localhost:8280/cs/Satellite?pagename=GST/Dispatcher" TargetMode="External"/><Relationship Id="rId54" Type="http://schemas.openxmlformats.org/officeDocument/2006/relationships/hyperlink" Target="http://maven.apache.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fatwire.com/dta/contrib/gst-foundation/InstallGuide.html" TargetMode="External"/><Relationship Id="rId24" Type="http://schemas.openxmlformats.org/officeDocument/2006/relationships/hyperlink" Target="http://localhost:8280/cs/products/make/model123.html" TargetMode="External"/><Relationship Id="rId32" Type="http://schemas.openxmlformats.org/officeDocument/2006/relationships/hyperlink" Target="http://your.domain.name/products/make/model123.html" TargetMode="External"/><Relationship Id="rId37" Type="http://schemas.openxmlformats.org/officeDocument/2006/relationships/hyperlink" Target="http://your.domain.name/products" TargetMode="External"/><Relationship Id="rId40" Type="http://schemas.openxmlformats.org/officeDocument/2006/relationships/hyperlink" Target="http://localhost:8280/cs/products"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uckey.org/urlrewrite/" TargetMode="External"/><Relationship Id="rId23" Type="http://schemas.openxmlformats.org/officeDocument/2006/relationships/image" Target="media/image7.png"/><Relationship Id="rId28" Type="http://schemas.openxmlformats.org/officeDocument/2006/relationships/hyperlink" Target="http://your.domain.name/products/make/model123.html" TargetMode="External"/><Relationship Id="rId36" Type="http://schemas.openxmlformats.org/officeDocument/2006/relationships/hyperlink" Target="http://your.domain.name/products/fPad" TargetMode="External"/><Relationship Id="rId49" Type="http://schemas.openxmlformats.org/officeDocument/2006/relationships/hyperlink" Target="http://localhost:8280/" TargetMode="External"/><Relationship Id="rId57" Type="http://schemas.openxmlformats.org/officeDocument/2006/relationships/fontTable" Target="fontTable.xml"/><Relationship Id="rId10" Type="http://schemas.openxmlformats.org/officeDocument/2006/relationships/hyperlink" Target="http://www.nl.fatwire.com/dta/contrib/gst-foundation" TargetMode="External"/><Relationship Id="rId19" Type="http://schemas.openxmlformats.org/officeDocument/2006/relationships/image" Target="media/image3.png"/><Relationship Id="rId31" Type="http://schemas.openxmlformats.org/officeDocument/2006/relationships/hyperlink" Target="http://your.domain.name" TargetMode="External"/><Relationship Id="rId44" Type="http://schemas.openxmlformats.org/officeDocument/2006/relationships/image" Target="media/image9.png"/><Relationship Id="rId5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maven.apache.org/" TargetMode="External"/><Relationship Id="rId22" Type="http://schemas.openxmlformats.org/officeDocument/2006/relationships/image" Target="media/image6.png"/><Relationship Id="rId27" Type="http://schemas.openxmlformats.org/officeDocument/2006/relationships/hyperlink" Target="http://localhost:8280/cs" TargetMode="External"/><Relationship Id="rId30" Type="http://schemas.openxmlformats.org/officeDocument/2006/relationships/hyperlink" Target="http://localhost:8280" TargetMode="External"/><Relationship Id="rId35" Type="http://schemas.openxmlformats.org/officeDocument/2006/relationships/hyperlink" Target="http://urlrewritefilter.googlecode.com/svn/trunk/src/doc/manual/3.2/index.html" TargetMode="External"/><Relationship Id="rId43" Type="http://schemas.openxmlformats.org/officeDocument/2006/relationships/image" Target="media/image8.png"/><Relationship Id="rId48" Type="http://schemas.openxmlformats.org/officeDocument/2006/relationships/hyperlink" Target="http://localhost:8280/cs/ContentServer/niceURL" TargetMode="External"/><Relationship Id="rId56" Type="http://schemas.openxmlformats.org/officeDocument/2006/relationships/hyperlink" Target="http://maven.apache.org/download.html" TargetMode="External"/><Relationship Id="rId8" Type="http://schemas.openxmlformats.org/officeDocument/2006/relationships/footer" Target="footer1.xml"/><Relationship Id="rId51" Type="http://schemas.openxmlformats.org/officeDocument/2006/relationships/hyperlink" Target="http://gst.fatwire.com/foundation/tags/gs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9B9E6-FFB3-4A00-BC6F-8CA12D0A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57</Pages>
  <Words>10223</Words>
  <Characters>58277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GST Site Foundation Developer's Guide v1.0</vt:lpstr>
    </vt:vector>
  </TitlesOfParts>
  <Manager/>
  <Company>FatWire Software &amp; Metastratus Web Solutions</Company>
  <LinksUpToDate>false</LinksUpToDate>
  <CharactersWithSpaces>68364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GST Site Foundation Developer's Guide v1.0</dc:title>
  <dc:subject/>
  <dc:creator>Raman Gill, Tony Field</dc:creator>
  <cp:keywords/>
  <dc:description/>
  <cp:lastModifiedBy> Dolf Dijkstra</cp:lastModifiedBy>
  <cp:revision>9</cp:revision>
  <cp:lastPrinted>2011-01-28T07:56:00Z</cp:lastPrinted>
  <dcterms:created xsi:type="dcterms:W3CDTF">2010-12-07T02:48:00Z</dcterms:created>
  <dcterms:modified xsi:type="dcterms:W3CDTF">2011-04-04T08:37:00Z</dcterms:modified>
  <cp:category/>
</cp:coreProperties>
</file>